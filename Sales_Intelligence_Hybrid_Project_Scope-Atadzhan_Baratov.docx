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Sales Intelligence &amp; Automation System</w:t>
      </w:r>
      <w:ins w:author="Atajan Baratov" w:id="0" w:date="2025-11-10T15:24:59Z">
        <w:commentRangeStart w:id="0"/>
        <w:r w:rsidDel="00000000" w:rsidR="00000000" w:rsidRPr="00000000">
          <w:rPr>
            <w:rtl w:val="0"/>
          </w:rPr>
          <w:t xml:space="preserve"> </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Project Scope Document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MaharaniWeddings.com</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2"/>
          <w:szCs w:val="22"/>
          <w:rtl w:val="0"/>
        </w:rPr>
        <w:t xml:space="preserve">November 2025</w:t>
      </w:r>
      <w:r w:rsidDel="00000000" w:rsidR="00000000" w:rsidRPr="00000000">
        <w:rPr>
          <w:rtl w:val="0"/>
        </w:rPr>
      </w:r>
    </w:p>
    <w:p w:rsidR="00000000" w:rsidDel="00000000" w:rsidP="00000000" w:rsidRDefault="00000000" w:rsidRPr="00000000" w14:paraId="00000005">
      <w:pPr>
        <w:spacing w:after="200" w:before="400" w:lineRule="auto"/>
        <w:jc w:val="center"/>
        <w:rPr/>
      </w:pPr>
      <w:r w:rsidDel="00000000" w:rsidR="00000000" w:rsidRPr="00000000">
        <w:rPr>
          <w:sz w:val="22"/>
          <w:szCs w:val="22"/>
          <w:rtl w:val="0"/>
        </w:rPr>
        <w:t xml:space="preserve">Prepared </w:t>
      </w:r>
      <w:r w:rsidDel="00000000" w:rsidR="00000000" w:rsidRPr="00000000">
        <w:rPr>
          <w:rtl w:val="0"/>
        </w:rPr>
        <w:t xml:space="preserve">by</w:t>
      </w:r>
      <w:r w:rsidDel="00000000" w:rsidR="00000000" w:rsidRPr="00000000">
        <w:rPr>
          <w:sz w:val="22"/>
          <w:szCs w:val="22"/>
          <w:rtl w:val="0"/>
        </w:rPr>
        <w:t xml:space="preserve">: Anand Gohel</w:t>
      </w:r>
      <w:ins w:author="Atajan Baratov" w:id="1" w:date="2025-11-12T20:35:16Z">
        <w:commentRangeStart w:id="1"/>
        <w:r w:rsidDel="00000000" w:rsidR="00000000" w:rsidRPr="00000000">
          <w:rPr>
            <w:sz w:val="22"/>
            <w:szCs w:val="22"/>
            <w:rtl w:val="0"/>
          </w:rPr>
          <w:t xml:space="preserve"> </w:t>
        </w:r>
      </w:ins>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This document outlines requirements for building an AI-driven sales intelligence and outreach system that unifies communication data and automates sales workflows across Salesforce, Gmail, Dialpad, and HubSpot.</w:t>
      </w:r>
    </w:p>
    <w:p w:rsidR="00000000" w:rsidDel="00000000" w:rsidP="00000000" w:rsidRDefault="00000000" w:rsidRPr="00000000" w14:paraId="00000008">
      <w:pPr>
        <w:spacing w:before="200" w:lineRule="auto"/>
        <w:rPr/>
      </w:pPr>
      <w:r w:rsidDel="00000000" w:rsidR="00000000" w:rsidRPr="00000000">
        <w:rPr>
          <w:b w:val="1"/>
          <w:bCs w:val="1"/>
          <w:rtl w:val="0"/>
        </w:rPr>
        <w:t xml:space="preserve">Core Capabilities: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Unified Data Platform: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Consolidate all customer interactions (emails, calls, CRM activities) in BigQuery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AI-Powered Intelligence: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account scoring and prioritization using LLM analysis of all touchpoints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Automation: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email replies, HubSpot sequence enrollment, and automated lead creation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Natural Language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questions about accounts, deals, and interactions in plain English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Semantic 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accounts by intent (e.g., 'budget discussions,' 'renewal concerns')</w:t>
      </w:r>
    </w:p>
    <w:p w:rsidR="00000000" w:rsidDel="00000000" w:rsidP="00000000" w:rsidRDefault="00000000" w:rsidRPr="00000000" w14:paraId="0000000E">
      <w:pPr>
        <w:spacing w:before="200" w:lineRule="auto"/>
        <w:rPr/>
      </w:pPr>
      <w:r w:rsidDel="00000000" w:rsidR="00000000" w:rsidRPr="00000000">
        <w:rPr>
          <w:b w:val="1"/>
          <w:bCs w:val="1"/>
          <w:rtl w:val="0"/>
        </w:rPr>
        <w:t xml:space="preserve">Target Users: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sales representatives who need daily account prioritization and automated outreach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leadership who need pipeline visibility and team performance insights</w:t>
      </w:r>
    </w:p>
    <w:p w:rsidR="00000000" w:rsidDel="00000000" w:rsidP="00000000" w:rsidRDefault="00000000" w:rsidRPr="00000000" w14:paraId="00000011">
      <w:pPr>
        <w:spacing w:before="200" w:lineRule="auto"/>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of emails successfully ingested and linked to Salesforce contacts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of known contacts matched to correct Salesforce accounts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account scores delivered by 8 AM each morning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language queries return results in under 10 seconds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email replies are contextually accurate and editable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sequence enrollments succeed with 98%+ success rate</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Project Background &amp; Business Context</w:t>
      </w:r>
    </w:p>
    <w:p w:rsidR="00000000" w:rsidDel="00000000" w:rsidP="00000000" w:rsidRDefault="00000000" w:rsidRPr="00000000" w14:paraId="0000001A">
      <w:pPr>
        <w:pStyle w:val="Heading2"/>
        <w:rPr/>
      </w:pPr>
      <w:r w:rsidDel="00000000" w:rsidR="00000000" w:rsidRPr="00000000">
        <w:rPr>
          <w:rtl w:val="0"/>
        </w:rPr>
        <w:t xml:space="preserve">2.1 Current State</w:t>
      </w:r>
    </w:p>
    <w:p w:rsidR="00000000" w:rsidDel="00000000" w:rsidP="00000000" w:rsidRDefault="00000000" w:rsidRPr="00000000" w14:paraId="0000001B">
      <w:pPr>
        <w:rPr/>
      </w:pPr>
      <w:r w:rsidDel="00000000" w:rsidR="00000000" w:rsidRPr="00000000">
        <w:rPr>
          <w:rtl w:val="0"/>
        </w:rPr>
        <w:t xml:space="preserve">MaharaniWeddings currently manages sales activities across four disconnected systems: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Salesforce: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 with accounts, contacts, leads, opportunities, and activities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email communication (3 mailboxes: Anand + 2 sales reps)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Dialpad: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system with call logs and transcriptions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HubSpot: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automation for sequences and campaigns</w:t>
      </w:r>
    </w:p>
    <w:p w:rsidR="00000000" w:rsidDel="00000000" w:rsidP="00000000" w:rsidRDefault="00000000" w:rsidRPr="00000000" w14:paraId="00000020">
      <w:pPr>
        <w:spacing w:before="200" w:lineRule="auto"/>
        <w:rPr/>
      </w:pPr>
      <w:r w:rsidDel="00000000" w:rsidR="00000000" w:rsidRPr="00000000">
        <w:rPr>
          <w:rtl w:val="0"/>
        </w:rPr>
        <w:t xml:space="preserve">Critical challenges include: fragmented customer data, missed inbound opportunities from unmatched emails, manual prioritization consuming hours weekly, and slow response times due to lack of automation.</w:t>
      </w:r>
    </w:p>
    <w:p w:rsidR="00000000" w:rsidDel="00000000" w:rsidP="00000000" w:rsidRDefault="00000000" w:rsidRPr="00000000" w14:paraId="00000021">
      <w:pPr>
        <w:pStyle w:val="Heading2"/>
        <w:spacing w:before="200" w:lineRule="auto"/>
        <w:rPr/>
      </w:pPr>
      <w:r w:rsidDel="00000000" w:rsidR="00000000" w:rsidRPr="00000000">
        <w:rPr>
          <w:rtl w:val="0"/>
        </w:rPr>
        <w:t xml:space="preserve">2.2 Business Drivers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Budget Season Urgency: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Hotel partners finalize 2026 budgets in Q4 2025—missing these conversations means losing annual deals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Inbound Lead Leakage: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from new prospects often go unnoticed if sender isn't in Salesforce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email composition slows rep productivity and reduces close rates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 Limitations: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3-person team needs automation to compete with larger competitors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Silos: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lack visibility into each other's interactions with shared accounts</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3. System Architecture Overview</w:t>
      </w:r>
    </w:p>
    <w:p w:rsidR="00000000" w:rsidDel="00000000" w:rsidP="00000000" w:rsidRDefault="00000000" w:rsidRPr="00000000" w14:paraId="00000029">
      <w:pPr>
        <w:rPr/>
      </w:pPr>
      <w:r w:rsidDel="00000000" w:rsidR="00000000" w:rsidRPr="00000000">
        <w:rPr>
          <w:rtl w:val="0"/>
        </w:rPr>
        <w:t xml:space="preserve">The system follows a cloud-native architecture with five primary layers:</w:t>
      </w:r>
    </w:p>
    <w:p w:rsidR="00000000" w:rsidDel="00000000" w:rsidP="00000000" w:rsidRDefault="00000000" w:rsidRPr="00000000" w14:paraId="0000002A">
      <w:pPr>
        <w:spacing w:before="200" w:lineRule="auto"/>
        <w:rPr/>
      </w:pPr>
      <w:r w:rsidDel="00000000" w:rsidR="00000000" w:rsidRPr="00000000">
        <w:rPr>
          <w:b w:val="1"/>
          <w:bCs w:val="1"/>
          <w:rtl w:val="0"/>
        </w:rPr>
        <w:t xml:space="preserve">Architecture Layers: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Ingestion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Functions extract data from source APIs on scheduled intervals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Warehouse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BigQuery stores normalized, queryable data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 Resolution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Matches emails/calls to Salesforce contacts and accounts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Intelligence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LLM-powered semantic search, scoring, and email generation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UI for queries, dashboards, and automation actions</w:t>
      </w:r>
    </w:p>
    <w:p w:rsidR="00000000" w:rsidDel="00000000" w:rsidP="00000000" w:rsidRDefault="00000000" w:rsidRPr="00000000" w14:paraId="00000030">
      <w:pPr>
        <w:spacing w:after="200" w:before="400" w:lineRule="auto"/>
        <w:rPr/>
      </w:pPr>
      <w:r w:rsidDel="00000000" w:rsidR="00000000" w:rsidRPr="00000000">
        <w:rPr>
          <w:b w:val="1"/>
          <w:bCs w:val="1"/>
          <w:rtl w:val="0"/>
        </w:rPr>
        <w:t xml:space="preserve">Architecture Diagram:</w:t>
      </w:r>
      <w:r w:rsidDel="00000000" w:rsidR="00000000" w:rsidRPr="00000000">
        <w:rPr>
          <w:rtl w:val="0"/>
        </w:rPr>
      </w:r>
    </w:p>
    <w:p w:rsidR="00000000" w:rsidDel="00000000" w:rsidP="00000000" w:rsidRDefault="00000000" w:rsidRPr="00000000" w14:paraId="00000031">
      <w:pPr>
        <w:spacing w:after="100" w:before="1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2">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[Gmail API]──┐</w:t>
      </w:r>
    </w:p>
    <w:p w:rsidR="00000000" w:rsidDel="00000000" w:rsidP="00000000" w:rsidRDefault="00000000" w:rsidRPr="00000000" w14:paraId="00000033">
      <w:pPr>
        <w:spacing w:after="100" w:before="1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[Salesforce API]──┼──► Cloud Functions → BigQuery</w:t>
      </w:r>
    </w:p>
    <w:p w:rsidR="00000000" w:rsidDel="00000000" w:rsidP="00000000" w:rsidRDefault="00000000" w:rsidRPr="00000000" w14:paraId="00000034">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[Dialpad API]──┤</w:t>
      </w:r>
    </w:p>
    <w:p w:rsidR="00000000" w:rsidDel="00000000" w:rsidP="00000000" w:rsidRDefault="00000000" w:rsidRPr="00000000" w14:paraId="00000035">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[HubSpot API]──┘</w:t>
      </w:r>
    </w:p>
    <w:p w:rsidR="00000000" w:rsidDel="00000000" w:rsidP="00000000" w:rsidRDefault="00000000" w:rsidRPr="00000000" w14:paraId="00000036">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7">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8">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9">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BigQuery Warehouse             │</w:t>
      </w:r>
    </w:p>
    <w:p w:rsidR="00000000" w:rsidDel="00000000" w:rsidP="00000000" w:rsidRDefault="00000000" w:rsidRPr="00000000" w14:paraId="0000003A">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gmail_messages / sf_contacts / sf_accounts  │</w:t>
      </w:r>
    </w:p>
    <w:p w:rsidR="00000000" w:rsidDel="00000000" w:rsidP="00000000" w:rsidRDefault="00000000" w:rsidRPr="00000000" w14:paraId="0000003B">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sf_opportunities / sf_activities            │</w:t>
      </w:r>
    </w:p>
    <w:p w:rsidR="00000000" w:rsidDel="00000000" w:rsidP="00000000" w:rsidRDefault="00000000" w:rsidRPr="00000000" w14:paraId="0000003C">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dialpad_calls / message_contact_links       │</w:t>
      </w:r>
    </w:p>
    <w:p w:rsidR="00000000" w:rsidDel="00000000" w:rsidP="00000000" w:rsidRDefault="00000000" w:rsidRPr="00000000" w14:paraId="0000003D">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account_views / account_recommendations     │</w:t>
      </w:r>
    </w:p>
    <w:p w:rsidR="00000000" w:rsidDel="00000000" w:rsidP="00000000" w:rsidRDefault="00000000" w:rsidRPr="00000000" w14:paraId="0000003E">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F">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0">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1">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[Vector Search + LLM ( Vertex AI / OpenAI )]</w:t>
      </w:r>
    </w:p>
    <w:p w:rsidR="00000000" w:rsidDel="00000000" w:rsidP="00000000" w:rsidRDefault="00000000" w:rsidRPr="00000000" w14:paraId="00000042">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3">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4">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[Web App – Query + Lead Dashboard + HubSpot / SFDC Actions]</w:t>
      </w:r>
      <w:ins w:author="Atajan Baratov" w:id="2" w:date="2025-11-10T15:02:06Z">
        <w:commentRangeStart w:id="2"/>
        <w:commentRangeStart w:id="3"/>
        <w:commentRangeStart w:id="4"/>
        <w:r w:rsidDel="00000000" w:rsidR="00000000" w:rsidRPr="00000000">
          <w:rPr>
            <w:rFonts w:ascii="Courier New" w:cs="Courier New" w:eastAsia="Courier New" w:hAnsi="Courier New"/>
            <w:sz w:val="18"/>
            <w:szCs w:val="18"/>
            <w:rtl w:val="0"/>
          </w:rPr>
          <w:t xml:space="preserve">  </w:t>
        </w:r>
      </w:ins>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5">
      <w:pPr>
        <w:spacing w:after="100" w:before="1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6">
      <w:pPr>
        <w:spacing w:after="100" w:before="1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7">
      <w:pPr>
        <w:spacing w:after="100" w:before="1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8">
      <w:pPr>
        <w:spacing w:after="100" w:before="1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9">
      <w:pPr>
        <w:spacing w:before="200" w:lineRule="auto"/>
        <w:rPr/>
      </w:pPr>
      <w:r w:rsidDel="00000000" w:rsidR="00000000" w:rsidRPr="00000000">
        <w:rPr>
          <w:b w:val="1"/>
          <w:bCs w:val="1"/>
          <w:rtl w:val="0"/>
        </w:rPr>
        <w:t xml:space="preserve">Technology Stack: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090" w:val="clear"/>
          </w:tcPr>
          <w:p w:rsidR="00000000" w:rsidDel="00000000" w:rsidP="00000000" w:rsidRDefault="00000000" w:rsidRPr="00000000" w14:paraId="0000004A">
            <w:pPr>
              <w:jc w:val="center"/>
              <w:rPr/>
            </w:pPr>
            <w:r w:rsidDel="00000000" w:rsidR="00000000" w:rsidRPr="00000000">
              <w:rPr>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Pr>
          <w:p w:rsidR="00000000" w:rsidDel="00000000" w:rsidP="00000000" w:rsidRDefault="00000000" w:rsidRPr="00000000" w14:paraId="0000004B">
            <w:pPr>
              <w:jc w:val="center"/>
              <w:rPr/>
            </w:pPr>
            <w:r w:rsidDel="00000000" w:rsidR="00000000" w:rsidRPr="00000000">
              <w:rPr>
                <w:b w:val="1"/>
                <w:bCs w:val="1"/>
                <w:color w:val="ffffff"/>
                <w:sz w:val="22"/>
                <w:szCs w:val="22"/>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rPr/>
            </w:pPr>
            <w:r w:rsidDel="00000000" w:rsidR="00000000" w:rsidRPr="00000000">
              <w:rPr>
                <w:b w:val="1"/>
                <w:bCs w:val="1"/>
                <w:rtl w:val="0"/>
              </w:rPr>
              <w:t xml:space="preserve">Data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rPr/>
            </w:pPr>
            <w:r w:rsidDel="00000000" w:rsidR="00000000" w:rsidRPr="00000000">
              <w:rPr>
                <w:rtl w:val="0"/>
              </w:rPr>
              <w:t xml:space="preserve">Google BigQuery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rPr/>
            </w:pPr>
            <w:r w:rsidDel="00000000" w:rsidR="00000000" w:rsidRPr="00000000">
              <w:rPr>
                <w:b w:val="1"/>
                <w:bCs w:val="1"/>
                <w:rtl w:val="0"/>
              </w:rPr>
              <w:t xml:space="preserve">ETL/Ingestion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rPr/>
            </w:pPr>
            <w:r w:rsidDel="00000000" w:rsidR="00000000" w:rsidRPr="00000000">
              <w:rPr>
                <w:rtl w:val="0"/>
              </w:rPr>
              <w:t xml:space="preserve">Google Cloud Functions + Cloud Scheduler (Python 3.11)</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rPr/>
            </w:pPr>
            <w:r w:rsidDel="00000000" w:rsidR="00000000" w:rsidRPr="00000000">
              <w:rPr>
                <w:b w:val="1"/>
                <w:bCs w:val="1"/>
                <w:rtl w:val="0"/>
              </w:rPr>
              <w:t xml:space="preserve">LLM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rPr/>
            </w:pPr>
            <w:r w:rsidDel="00000000" w:rsidR="00000000" w:rsidRPr="00000000">
              <w:rPr>
                <w:rtl w:val="0"/>
              </w:rPr>
              <w:t xml:space="preserve">Anthropic Claude API or Google Vertex AI</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rPr/>
            </w:pPr>
            <w:r w:rsidDel="00000000" w:rsidR="00000000" w:rsidRPr="00000000">
              <w:rPr>
                <w:b w:val="1"/>
                <w:bCs w:val="1"/>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rPr/>
            </w:pPr>
            <w:r w:rsidDel="00000000" w:rsidR="00000000" w:rsidRPr="00000000">
              <w:rPr>
                <w:rtl w:val="0"/>
              </w:rPr>
              <w:t xml:space="preserve">OpenAI text-embedding-3-small or Vertex AI</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rPr/>
            </w:pPr>
            <w:r w:rsidDel="00000000" w:rsidR="00000000" w:rsidRPr="00000000">
              <w:rPr>
                <w:b w:val="1"/>
                <w:bCs w:val="1"/>
                <w:rtl w:val="0"/>
              </w:rPr>
              <w:t xml:space="preserve">Vector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rPr/>
            </w:pPr>
            <w:r w:rsidDel="00000000" w:rsidR="00000000" w:rsidRPr="00000000">
              <w:rPr>
                <w:rtl w:val="0"/>
              </w:rPr>
              <w:t xml:space="preserve">BigQuery Vector 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rPr/>
            </w:pPr>
            <w:r w:rsidDel="00000000" w:rsidR="00000000" w:rsidRPr="00000000">
              <w:rPr>
                <w:b w:val="1"/>
                <w:bCs w:val="1"/>
                <w:rtl w:val="0"/>
              </w:rPr>
              <w:t xml:space="preserve">Web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rPr/>
            </w:pPr>
            <w:r w:rsidDel="00000000" w:rsidR="00000000" w:rsidRPr="00000000">
              <w:rPr>
                <w:rtl w:val="0"/>
              </w:rPr>
              <w:t xml:space="preserve">Streamlit or Next.js (contractor's choice)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rPr/>
            </w:pPr>
            <w:r w:rsidDel="00000000" w:rsidR="00000000" w:rsidRPr="00000000">
              <w:rPr>
                <w:b w:val="1"/>
                <w:bCs w:val="1"/>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rPr/>
            </w:pPr>
            <w:r w:rsidDel="00000000" w:rsidR="00000000" w:rsidRPr="00000000">
              <w:rPr>
                <w:rtl w:val="0"/>
              </w:rPr>
              <w:t xml:space="preserve">Google Cloud Run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rPr/>
            </w:pPr>
            <w:r w:rsidDel="00000000" w:rsidR="00000000" w:rsidRPr="00000000">
              <w:rPr>
                <w:b w:val="1"/>
                <w:bCs w:val="1"/>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rPr/>
            </w:pPr>
            <w:r w:rsidDel="00000000" w:rsidR="00000000" w:rsidRPr="00000000">
              <w:rPr>
                <w:rtl w:val="0"/>
              </w:rPr>
              <w:t xml:space="preserve">Google Workspace OAuth</w:t>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4. Data Ingestion Requirements</w:t>
      </w:r>
    </w:p>
    <w:p w:rsidR="00000000" w:rsidDel="00000000" w:rsidP="00000000" w:rsidRDefault="00000000" w:rsidRPr="00000000" w14:paraId="0000005E">
      <w:pPr>
        <w:pStyle w:val="Heading2"/>
        <w:rPr/>
      </w:pPr>
      <w:r w:rsidDel="00000000" w:rsidR="00000000" w:rsidRPr="00000000">
        <w:rPr>
          <w:rtl w:val="0"/>
        </w:rPr>
        <w:t xml:space="preserve">4.1 Gmail (Full Ingestion)</w:t>
      </w:r>
    </w:p>
    <w:p w:rsidR="00000000" w:rsidDel="00000000" w:rsidP="00000000" w:rsidRDefault="00000000" w:rsidRPr="00000000" w14:paraId="0000005F">
      <w:pPr>
        <w:spacing w:before="100" w:lineRule="auto"/>
        <w:rPr/>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 ALL messages from 3 mailboxes (Anand + 2 sales reps)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domain filtering—capture every email for complete context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backfill + ongoing incremental sync</w:t>
      </w:r>
    </w:p>
    <w:p w:rsidR="00000000" w:rsidDel="00000000" w:rsidP="00000000" w:rsidRDefault="00000000" w:rsidRPr="00000000" w14:paraId="00000063">
      <w:pPr>
        <w:spacing w:before="160" w:lineRule="auto"/>
        <w:rPr/>
      </w:pPr>
      <w:r w:rsidDel="00000000" w:rsidR="00000000" w:rsidRPr="00000000">
        <w:rPr>
          <w:b w:val="1"/>
          <w:bCs w:val="1"/>
          <w:rtl w:val="0"/>
        </w:rPr>
        <w:t xml:space="preserve">Data to Extract: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ID, Thread ID, timestamp, subject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To, CC, BCC email addresses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(plain text and HTML)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attachments metadata (filename, size)</w:t>
      </w:r>
    </w:p>
    <w:p w:rsidR="00000000" w:rsidDel="00000000" w:rsidP="00000000" w:rsidRDefault="00000000" w:rsidRPr="00000000" w14:paraId="00000068">
      <w:pPr>
        <w:spacing w:before="160" w:lineRule="auto"/>
        <w:rPr/>
      </w:pPr>
      <w:r w:rsidDel="00000000" w:rsidR="00000000" w:rsidRPr="00000000">
        <w:rPr>
          <w:b w:val="1"/>
          <w:bCs w:val="1"/>
          <w:rtl w:val="0"/>
        </w:rPr>
        <w:t xml:space="preserve">Technical Implementation: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Gmail API with read-only scope (gmail.readonly)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sync using historyId for efficiency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in BigQuery table: gmail_messages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participants into gmail_participants table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 handling with exponential backoff</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Gmail API quota (1B units/day)</w:t>
      </w:r>
    </w:p>
    <w:p w:rsidR="00000000" w:rsidDel="00000000" w:rsidP="00000000" w:rsidRDefault="00000000" w:rsidRPr="00000000" w14:paraId="0000006F">
      <w:pPr>
        <w:pStyle w:val="Heading2"/>
        <w:spacing w:before="200" w:lineRule="auto"/>
        <w:rPr/>
      </w:pPr>
      <w:r w:rsidDel="00000000" w:rsidR="00000000" w:rsidRPr="00000000">
        <w:rPr>
          <w:rtl w:val="0"/>
        </w:rPr>
        <w:t xml:space="preserve">4.2 Salesforce </w:t>
      </w:r>
    </w:p>
    <w:p w:rsidR="00000000" w:rsidDel="00000000" w:rsidP="00000000" w:rsidRDefault="00000000" w:rsidRPr="00000000" w14:paraId="00000070">
      <w:pPr>
        <w:spacing w:before="100" w:lineRule="auto"/>
        <w:rPr/>
      </w:pPr>
      <w:r w:rsidDel="00000000" w:rsidR="00000000" w:rsidRPr="00000000">
        <w:rPr>
          <w:b w:val="1"/>
          <w:bCs w:val="1"/>
          <w:rtl w:val="0"/>
        </w:rPr>
        <w:t xml:space="preserve">Objects to Sync:</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Contact, Lead, Opportunity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Event, EmailMessage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OpportunityContactRole (for multi-stakeholder deals)</w:t>
      </w:r>
    </w:p>
    <w:p w:rsidR="00000000" w:rsidDel="00000000" w:rsidP="00000000" w:rsidRDefault="00000000" w:rsidRPr="00000000" w14:paraId="00000074">
      <w:pPr>
        <w:spacing w:before="160" w:lineRule="auto"/>
        <w:rPr/>
      </w:pPr>
      <w:r w:rsidDel="00000000" w:rsidR="00000000" w:rsidRPr="00000000">
        <w:rPr>
          <w:b w:val="1"/>
          <w:bCs w:val="1"/>
          <w:rtl w:val="0"/>
        </w:rPr>
        <w:t xml:space="preserve">Sync Strategy: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incremental sync based on LastModifiedDate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full refresh for data integrity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 2.0 JWT Bearer Token Flow</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sync watermarks in etl_runs table</w:t>
      </w:r>
    </w:p>
    <w:p w:rsidR="00000000" w:rsidDel="00000000" w:rsidP="00000000" w:rsidRDefault="00000000" w:rsidRPr="00000000" w14:paraId="00000079">
      <w:pPr>
        <w:pStyle w:val="Heading2"/>
        <w:spacing w:before="200" w:lineRule="auto"/>
        <w:rPr/>
      </w:pPr>
      <w:r w:rsidDel="00000000" w:rsidR="00000000" w:rsidRPr="00000000">
        <w:rPr>
          <w:rtl w:val="0"/>
        </w:rPr>
        <w:t xml:space="preserve">4.3 Dialpad</w:t>
      </w:r>
    </w:p>
    <w:p w:rsidR="00000000" w:rsidDel="00000000" w:rsidP="00000000" w:rsidRDefault="00000000" w:rsidRPr="00000000" w14:paraId="0000007A">
      <w:pPr>
        <w:spacing w:before="100" w:lineRule="auto"/>
        <w:rPr/>
      </w:pPr>
      <w:r w:rsidDel="00000000" w:rsidR="00000000" w:rsidRPr="00000000">
        <w:rPr>
          <w:b w:val="1"/>
          <w:bCs w:val="1"/>
          <w:rtl w:val="0"/>
        </w:rPr>
        <w:t xml:space="preserve">Data to Extract: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logs for 3 users (Anand + 2 reps)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metadata: direction, duration, timestamp, from/to numbers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transcripts (if available based on Dialpad plan)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 scores from Dialpad AI (if available)</w:t>
      </w:r>
    </w:p>
    <w:p w:rsidR="00000000" w:rsidDel="00000000" w:rsidP="00000000" w:rsidRDefault="00000000" w:rsidRPr="00000000" w14:paraId="0000007F">
      <w:pPr>
        <w:spacing w:before="160" w:lineRule="auto"/>
        <w:rPr/>
      </w:pPr>
      <w:r w:rsidDel="00000000" w:rsidR="00000000" w:rsidRPr="00000000">
        <w:rPr>
          <w:b w:val="1"/>
          <w:bCs w:val="1"/>
          <w:rtl w:val="0"/>
        </w:rPr>
        <w:t xml:space="preserve">Technical Notes: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phone numbers to E.164 format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async transcript availability (may not be immediate)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sync, paginated API requests</w:t>
      </w:r>
    </w:p>
    <w:p w:rsidR="00000000" w:rsidDel="00000000" w:rsidP="00000000" w:rsidRDefault="00000000" w:rsidRPr="00000000" w14:paraId="00000083">
      <w:pPr>
        <w:pStyle w:val="Heading2"/>
        <w:spacing w:before="200" w:lineRule="auto"/>
        <w:rPr/>
      </w:pPr>
      <w:r w:rsidDel="00000000" w:rsidR="00000000" w:rsidRPr="00000000">
        <w:rPr>
          <w:rtl w:val="0"/>
        </w:rPr>
        <w:t xml:space="preserve">4.4 HubSpot</w:t>
      </w:r>
    </w:p>
    <w:p w:rsidR="00000000" w:rsidDel="00000000" w:rsidP="00000000" w:rsidRDefault="00000000" w:rsidRPr="00000000" w14:paraId="00000084">
      <w:pPr>
        <w:spacing w:before="100" w:lineRule="auto"/>
        <w:rPr/>
      </w:pPr>
      <w:r w:rsidDel="00000000" w:rsidR="00000000" w:rsidRPr="00000000">
        <w:rPr>
          <w:b w:val="1"/>
          <w:bCs w:val="1"/>
          <w:rtl w:val="0"/>
        </w:rPr>
        <w:t xml:space="preserve">Integration Scope: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available Sequences (ID, name, enrollment criteria)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contacts into Sequences via API when triggered from UI</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sync enrollment status back to BigQuery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 2.0 authentication</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5. BigQuery Data Schema</w:t>
      </w:r>
    </w:p>
    <w:p w:rsidR="00000000" w:rsidDel="00000000" w:rsidP="00000000" w:rsidRDefault="00000000" w:rsidRPr="00000000" w14:paraId="0000008B">
      <w:pPr>
        <w:rPr/>
      </w:pPr>
      <w:r w:rsidDel="00000000" w:rsidR="00000000" w:rsidRPr="00000000">
        <w:rPr>
          <w:rtl w:val="0"/>
        </w:rPr>
        <w:t xml:space="preserve">The following normalized schema enables cross-source queries, entity resolution, and AI analysis.</w:t>
      </w:r>
    </w:p>
    <w:p w:rsidR="00000000" w:rsidDel="00000000" w:rsidP="00000000" w:rsidRDefault="00000000" w:rsidRPr="00000000" w14:paraId="0000008C">
      <w:pPr>
        <w:pStyle w:val="Heading2"/>
        <w:spacing w:before="200" w:lineRule="auto"/>
        <w:rPr/>
      </w:pPr>
      <w:r w:rsidDel="00000000" w:rsidR="00000000" w:rsidRPr="00000000">
        <w:rPr>
          <w:rtl w:val="0"/>
        </w:rPr>
        <w:t xml:space="preserve">5.1 gmail_messages</w:t>
      </w:r>
    </w:p>
    <w:p w:rsidR="00000000" w:rsidDel="00000000" w:rsidP="00000000" w:rsidRDefault="00000000" w:rsidRPr="00000000" w14:paraId="0000008D">
      <w:pPr>
        <w:rPr/>
      </w:pPr>
      <w:r w:rsidDel="00000000" w:rsidR="00000000" w:rsidRPr="00000000">
        <w:rPr>
          <w:b w:val="1"/>
          <w:bCs w:val="1"/>
          <w:rtl w:val="0"/>
        </w:rPr>
        <w:t xml:space="preserve">Purpose: </w:t>
      </w:r>
      <w:r w:rsidDel="00000000" w:rsidR="00000000" w:rsidRPr="00000000">
        <w:rPr>
          <w:rtl w:val="0"/>
        </w:rPr>
        <w:t xml:space="preserve">All emails from 3 Gmail mailboxes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8E">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8F">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0">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rPr/>
            </w:pPr>
            <w:r w:rsidDel="00000000" w:rsidR="00000000" w:rsidRPr="00000000">
              <w:rPr>
                <w:rtl w:val="0"/>
              </w:rPr>
              <w:t xml:space="preserve">message_id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pPr>
            <w:r w:rsidDel="00000000" w:rsidR="00000000" w:rsidRPr="00000000">
              <w:rPr>
                <w:rtl w:val="0"/>
              </w:rPr>
              <w:t xml:space="preserve">Gmail message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pPr>
            <w:r w:rsidDel="00000000" w:rsidR="00000000" w:rsidRPr="00000000">
              <w:rPr>
                <w:rtl w:val="0"/>
              </w:rPr>
              <w:t xml:space="preserve">thread_id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rPr/>
            </w:pPr>
            <w:r w:rsidDel="00000000" w:rsidR="00000000" w:rsidRPr="00000000">
              <w:rPr>
                <w:rtl w:val="0"/>
              </w:rPr>
              <w:t xml:space="preserve">Gmail thread ID for grouping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7">
            <w:pPr>
              <w:rPr/>
            </w:pPr>
            <w:r w:rsidDel="00000000" w:rsidR="00000000" w:rsidRPr="00000000">
              <w:rPr>
                <w:rtl w:val="0"/>
              </w:rPr>
              <w:t xml:space="preserve">mailbox_email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rPr/>
            </w:pPr>
            <w:r w:rsidDel="00000000" w:rsidR="00000000" w:rsidRPr="00000000">
              <w:rPr>
                <w:rtl w:val="0"/>
              </w:rPr>
              <w:t xml:space="preserve">Which of the 3 mailboxes this came from</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pPr>
            <w:r w:rsidDel="00000000" w:rsidR="00000000" w:rsidRPr="00000000">
              <w:rPr>
                <w:rtl w:val="0"/>
              </w:rPr>
              <w:t xml:space="preserve">from_email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rPr/>
            </w:pPr>
            <w:r w:rsidDel="00000000" w:rsidR="00000000" w:rsidRPr="00000000">
              <w:rPr>
                <w:rtl w:val="0"/>
              </w:rPr>
              <w:t xml:space="preserve">Sender email (normalized lowercase)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rPr/>
            </w:pPr>
            <w:r w:rsidDel="00000000" w:rsidR="00000000" w:rsidRPr="00000000">
              <w:rPr>
                <w:rtl w:val="0"/>
              </w:rPr>
              <w:t xml:space="preserve">to_emails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rPr/>
            </w:pPr>
            <w:r w:rsidDel="00000000" w:rsidR="00000000" w:rsidRPr="00000000">
              <w:rPr>
                <w:rtl w:val="0"/>
              </w:rPr>
              <w:t xml:space="preserve">ARRAY&lt;STRING&gt;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rPr/>
            </w:pPr>
            <w:r w:rsidDel="00000000" w:rsidR="00000000" w:rsidRPr="00000000">
              <w:rPr>
                <w:rtl w:val="0"/>
              </w:rPr>
              <w:t xml:space="preserve">Recipient emails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rPr/>
            </w:pPr>
            <w:r w:rsidDel="00000000" w:rsidR="00000000" w:rsidRPr="00000000">
              <w:rPr>
                <w:rtl w:val="0"/>
              </w:rPr>
              <w:t xml:space="preserve">cc_emails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rPr/>
            </w:pPr>
            <w:r w:rsidDel="00000000" w:rsidR="00000000" w:rsidRPr="00000000">
              <w:rPr>
                <w:rtl w:val="0"/>
              </w:rPr>
              <w:t xml:space="preserve">ARRAY&lt;STRING&gt;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2">
            <w:pPr>
              <w:rPr/>
            </w:pPr>
            <w:r w:rsidDel="00000000" w:rsidR="00000000" w:rsidRPr="00000000">
              <w:rPr>
                <w:rtl w:val="0"/>
              </w:rPr>
              <w:t xml:space="preserve">CC'd emails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3">
            <w:pPr>
              <w:rPr/>
            </w:pPr>
            <w:r w:rsidDel="00000000" w:rsidR="00000000" w:rsidRPr="00000000">
              <w:rPr>
                <w:rtl w:val="0"/>
              </w:rPr>
              <w:t xml:space="preserve">subject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5">
            <w:pPr>
              <w:rPr/>
            </w:pPr>
            <w:r w:rsidDel="00000000" w:rsidR="00000000" w:rsidRPr="00000000">
              <w:rPr>
                <w:rtl w:val="0"/>
              </w:rPr>
              <w:t xml:space="preserve">Email subject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6">
            <w:pPr>
              <w:rPr/>
            </w:pPr>
            <w:r w:rsidDel="00000000" w:rsidR="00000000" w:rsidRPr="00000000">
              <w:rPr>
                <w:rtl w:val="0"/>
              </w:rPr>
              <w:t xml:space="preserve">body_text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8">
            <w:pPr>
              <w:rPr/>
            </w:pPr>
            <w:r w:rsidDel="00000000" w:rsidR="00000000" w:rsidRPr="00000000">
              <w:rPr>
                <w:rtl w:val="0"/>
              </w:rPr>
              <w:t xml:space="preserve">Plain text 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9">
            <w:pPr>
              <w:rPr/>
            </w:pPr>
            <w:r w:rsidDel="00000000" w:rsidR="00000000" w:rsidRPr="00000000">
              <w:rPr>
                <w:rtl w:val="0"/>
              </w:rPr>
              <w:t xml:space="preserve">body_html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B">
            <w:pPr>
              <w:rPr/>
            </w:pPr>
            <w:r w:rsidDel="00000000" w:rsidR="00000000" w:rsidRPr="00000000">
              <w:rPr>
                <w:rtl w:val="0"/>
              </w:rPr>
              <w:t xml:space="preserve">HTML 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C">
            <w:pPr>
              <w:rPr/>
            </w:pPr>
            <w:r w:rsidDel="00000000" w:rsidR="00000000" w:rsidRPr="00000000">
              <w:rPr>
                <w:rtl w:val="0"/>
              </w:rPr>
              <w:t xml:space="preserve">sent_at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D">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E">
            <w:pPr>
              <w:rPr/>
            </w:pPr>
            <w:r w:rsidDel="00000000" w:rsidR="00000000" w:rsidRPr="00000000">
              <w:rPr>
                <w:rtl w:val="0"/>
              </w:rPr>
              <w:t xml:space="preserve">When email was sent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F">
            <w:pPr>
              <w:rPr/>
            </w:pPr>
            <w:r w:rsidDel="00000000" w:rsidR="00000000" w:rsidRPr="00000000">
              <w:rPr>
                <w:rtl w:val="0"/>
              </w:rPr>
              <w:t xml:space="preserve">labels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rPr/>
            </w:pPr>
            <w:r w:rsidDel="00000000" w:rsidR="00000000" w:rsidRPr="00000000">
              <w:rPr>
                <w:rtl w:val="0"/>
              </w:rPr>
              <w:t xml:space="preserve">ARRAY&lt;STRING&gt;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1">
            <w:pPr>
              <w:rPr/>
            </w:pPr>
            <w:r w:rsidDel="00000000" w:rsidR="00000000" w:rsidRPr="00000000">
              <w:rPr>
                <w:rtl w:val="0"/>
              </w:rPr>
              <w:t xml:space="preserve">Gmail labels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2">
            <w:pPr>
              <w:rPr/>
            </w:pPr>
            <w:r w:rsidDel="00000000" w:rsidR="00000000" w:rsidRPr="00000000">
              <w:rPr>
                <w:rtl w:val="0"/>
              </w:rPr>
              <w:t xml:space="preserve">embedding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3">
            <w:pPr>
              <w:rPr/>
            </w:pPr>
            <w:r w:rsidDel="00000000" w:rsidR="00000000" w:rsidRPr="00000000">
              <w:rPr>
                <w:rtl w:val="0"/>
              </w:rPr>
              <w:t xml:space="preserve">ARRAY&lt;FLOAT64&gt;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4">
            <w:pPr>
              <w:rPr/>
            </w:pPr>
            <w:r w:rsidDel="00000000" w:rsidR="00000000" w:rsidRPr="00000000">
              <w:rPr>
                <w:rtl w:val="0"/>
              </w:rPr>
              <w:t xml:space="preserve">Vector embedding for semantic 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5">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6">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7">
            <w:pPr>
              <w:rPr/>
            </w:pPr>
            <w:r w:rsidDel="00000000" w:rsidR="00000000" w:rsidRPr="00000000">
              <w:rPr>
                <w:rtl w:val="0"/>
              </w:rPr>
              <w:t xml:space="preserve">When loaded into BigQuery</w:t>
            </w:r>
          </w:p>
        </w:tc>
      </w:tr>
    </w:tbl>
    <w:p w:rsidR="00000000" w:rsidDel="00000000" w:rsidP="00000000" w:rsidRDefault="00000000" w:rsidRPr="00000000" w14:paraId="000000B8">
      <w:pPr>
        <w:pStyle w:val="Heading2"/>
        <w:spacing w:before="200" w:lineRule="auto"/>
        <w:rPr/>
      </w:pPr>
      <w:r w:rsidDel="00000000" w:rsidR="00000000" w:rsidRPr="00000000">
        <w:rPr>
          <w:rtl w:val="0"/>
        </w:rPr>
        <w:t xml:space="preserve">5.2 gmail_participants</w:t>
      </w:r>
    </w:p>
    <w:p w:rsidR="00000000" w:rsidDel="00000000" w:rsidP="00000000" w:rsidRDefault="00000000" w:rsidRPr="00000000" w14:paraId="000000B9">
      <w:pPr>
        <w:rPr/>
      </w:pPr>
      <w:r w:rsidDel="00000000" w:rsidR="00000000" w:rsidRPr="00000000">
        <w:rPr>
          <w:b w:val="1"/>
          <w:bCs w:val="1"/>
          <w:rtl w:val="0"/>
        </w:rPr>
        <w:t xml:space="preserve">Purpose: </w:t>
      </w:r>
      <w:r w:rsidDel="00000000" w:rsidR="00000000" w:rsidRPr="00000000">
        <w:rPr>
          <w:rtl w:val="0"/>
        </w:rPr>
        <w:t xml:space="preserve">Extracted email addresses from messages for entity resolution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BA">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BB">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BC">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D">
            <w:pPr>
              <w:rPr/>
            </w:pPr>
            <w:r w:rsidDel="00000000" w:rsidR="00000000" w:rsidRPr="00000000">
              <w:rPr>
                <w:rtl w:val="0"/>
              </w:rPr>
              <w:t xml:space="preserve">participant_id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E">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F">
            <w:pPr>
              <w:rPr/>
            </w:pPr>
            <w:r w:rsidDel="00000000" w:rsidR="00000000" w:rsidRPr="00000000">
              <w:rPr>
                <w:rtl w:val="0"/>
              </w:rPr>
              <w:t xml:space="preserve">UUID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0">
            <w:pPr>
              <w:rPr/>
            </w:pPr>
            <w:r w:rsidDel="00000000" w:rsidR="00000000" w:rsidRPr="00000000">
              <w:rPr>
                <w:rtl w:val="0"/>
              </w:rPr>
              <w:t xml:space="preserve">message_id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1">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2">
            <w:pPr>
              <w:rPr/>
            </w:pPr>
            <w:r w:rsidDel="00000000" w:rsidR="00000000" w:rsidRPr="00000000">
              <w:rPr>
                <w:rtl w:val="0"/>
              </w:rPr>
              <w:t xml:space="preserve">Foreign key to gmail_messages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3">
            <w:pPr>
              <w:rPr/>
            </w:pPr>
            <w:r w:rsidDel="00000000" w:rsidR="00000000" w:rsidRPr="00000000">
              <w:rPr>
                <w:rtl w:val="0"/>
              </w:rPr>
              <w:t xml:space="preserve">email_address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5">
            <w:pPr>
              <w:rPr/>
            </w:pPr>
            <w:r w:rsidDel="00000000" w:rsidR="00000000" w:rsidRPr="00000000">
              <w:rPr>
                <w:rtl w:val="0"/>
              </w:rPr>
              <w:t xml:space="preserve">Normalized email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rPr/>
            </w:pPr>
            <w:r w:rsidDel="00000000" w:rsidR="00000000" w:rsidRPr="00000000">
              <w:rPr>
                <w:rtl w:val="0"/>
              </w:rPr>
              <w:t xml:space="preserve">role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rPr/>
            </w:pPr>
            <w:r w:rsidDel="00000000" w:rsidR="00000000" w:rsidRPr="00000000">
              <w:rPr>
                <w:rtl w:val="0"/>
              </w:rPr>
              <w:t xml:space="preserve">'from', 'to', 'cc', or 'bcc'</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rPr/>
            </w:pPr>
            <w:r w:rsidDel="00000000" w:rsidR="00000000" w:rsidRPr="00000000">
              <w:rPr>
                <w:rtl w:val="0"/>
              </w:rPr>
              <w:t xml:space="preserve">sf_contact_id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rPr/>
            </w:pPr>
            <w:r w:rsidDel="00000000" w:rsidR="00000000" w:rsidRPr="00000000">
              <w:rPr>
                <w:rtl w:val="0"/>
              </w:rPr>
              <w:t xml:space="preserve">Matched Salesforce Contact ID (NULL if unmatched)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C">
            <w:pPr>
              <w:rPr/>
            </w:pPr>
            <w:r w:rsidDel="00000000" w:rsidR="00000000" w:rsidRPr="00000000">
              <w:rPr>
                <w:rtl w:val="0"/>
              </w:rPr>
              <w:t xml:space="preserve">sf_account_id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rPr/>
            </w:pPr>
            <w:r w:rsidDel="00000000" w:rsidR="00000000" w:rsidRPr="00000000">
              <w:rPr>
                <w:rtl w:val="0"/>
              </w:rPr>
              <w:t xml:space="preserve">Resolved Account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pPr>
            <w:r w:rsidDel="00000000" w:rsidR="00000000" w:rsidRPr="00000000">
              <w:rPr>
                <w:rtl w:val="0"/>
              </w:rPr>
              <w:t xml:space="preserve">match_confidence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1">
            <w:pPr>
              <w:rPr/>
            </w:pPr>
            <w:r w:rsidDel="00000000" w:rsidR="00000000" w:rsidRPr="00000000">
              <w:rPr>
                <w:rtl w:val="0"/>
              </w:rPr>
              <w:t xml:space="preserve">'exact', 'fuzzy', or 'manual'</w:t>
            </w:r>
          </w:p>
        </w:tc>
      </w:tr>
    </w:tbl>
    <w:p w:rsidR="00000000" w:rsidDel="00000000" w:rsidP="00000000" w:rsidRDefault="00000000" w:rsidRPr="00000000" w14:paraId="000000D2">
      <w:pPr>
        <w:pStyle w:val="Heading2"/>
        <w:spacing w:before="200" w:lineRule="auto"/>
        <w:rPr/>
      </w:pPr>
      <w:r w:rsidDel="00000000" w:rsidR="00000000" w:rsidRPr="00000000">
        <w:rPr>
          <w:rtl w:val="0"/>
        </w:rPr>
        <w:t xml:space="preserve">5.3 sf_accounts</w:t>
      </w:r>
    </w:p>
    <w:p w:rsidR="00000000" w:rsidDel="00000000" w:rsidP="00000000" w:rsidRDefault="00000000" w:rsidRPr="00000000" w14:paraId="000000D3">
      <w:pPr>
        <w:rPr/>
      </w:pPr>
      <w:r w:rsidDel="00000000" w:rsidR="00000000" w:rsidRPr="00000000">
        <w:rPr>
          <w:b w:val="1"/>
          <w:bCs w:val="1"/>
          <w:rtl w:val="0"/>
        </w:rPr>
        <w:t xml:space="preserve">Purpose: </w:t>
      </w:r>
      <w:r w:rsidDel="00000000" w:rsidR="00000000" w:rsidRPr="00000000">
        <w:rPr>
          <w:rtl w:val="0"/>
        </w:rPr>
        <w:t xml:space="preserve">Salesforce Account records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4">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5">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6">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8">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9">
            <w:pPr>
              <w:rPr/>
            </w:pPr>
            <w:r w:rsidDel="00000000" w:rsidR="00000000" w:rsidRPr="00000000">
              <w:rPr>
                <w:rtl w:val="0"/>
              </w:rPr>
              <w:t xml:space="preserve">Salesforce Account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A">
            <w:pPr>
              <w:rPr/>
            </w:pPr>
            <w:r w:rsidDel="00000000" w:rsidR="00000000" w:rsidRPr="00000000">
              <w:rPr>
                <w:rtl w:val="0"/>
              </w:rPr>
              <w:t xml:space="preserve">account_name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C">
            <w:pPr>
              <w:rPr/>
            </w:pPr>
            <w:r w:rsidDel="00000000" w:rsidR="00000000" w:rsidRPr="00000000">
              <w:rPr>
                <w:rtl w:val="0"/>
              </w:rPr>
              <w:t xml:space="preserve">Company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D">
            <w:pPr>
              <w:rPr/>
            </w:pPr>
            <w:r w:rsidDel="00000000" w:rsidR="00000000" w:rsidRPr="00000000">
              <w:rPr>
                <w:rtl w:val="0"/>
              </w:rPr>
              <w:t xml:space="preserve">website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E">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rPr/>
            </w:pPr>
            <w:r w:rsidDel="00000000" w:rsidR="00000000" w:rsidRPr="00000000">
              <w:rPr>
                <w:rtl w:val="0"/>
              </w:rPr>
              <w:t xml:space="preserve">Company website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rPr/>
            </w:pPr>
            <w:r w:rsidDel="00000000" w:rsidR="00000000" w:rsidRPr="00000000">
              <w:rPr>
                <w:rtl w:val="0"/>
              </w:rPr>
              <w:t xml:space="preserve">domain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rPr/>
            </w:pPr>
            <w:r w:rsidDel="00000000" w:rsidR="00000000" w:rsidRPr="00000000">
              <w:rPr>
                <w:rtl w:val="0"/>
              </w:rPr>
              <w:t xml:space="preserve">Email domain extracted from website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3">
            <w:pPr>
              <w:rPr/>
            </w:pPr>
            <w:r w:rsidDel="00000000" w:rsidR="00000000" w:rsidRPr="00000000">
              <w:rPr>
                <w:rtl w:val="0"/>
              </w:rPr>
              <w:t xml:space="preserve">industry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5">
            <w:pPr>
              <w:rPr/>
            </w:pPr>
            <w:r w:rsidDel="00000000" w:rsidR="00000000" w:rsidRPr="00000000">
              <w:rPr>
                <w:rtl w:val="0"/>
              </w:rPr>
              <w:t xml:space="preserve">Industry category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6">
            <w:pPr>
              <w:rPr/>
            </w:pPr>
            <w:r w:rsidDel="00000000" w:rsidR="00000000" w:rsidRPr="00000000">
              <w:rPr>
                <w:rtl w:val="0"/>
              </w:rPr>
              <w:t xml:space="preserve">annual_revenue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7">
            <w:pPr>
              <w:rPr/>
            </w:pPr>
            <w:r w:rsidDel="00000000" w:rsidR="00000000" w:rsidRPr="00000000">
              <w:rPr>
                <w:rtl w:val="0"/>
              </w:rPr>
              <w:t xml:space="preserve">FLOAT64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8">
            <w:pPr>
              <w:rPr/>
            </w:pPr>
            <w:r w:rsidDel="00000000" w:rsidR="00000000" w:rsidRPr="00000000">
              <w:rPr>
                <w:rtl w:val="0"/>
              </w:rPr>
              <w:t xml:space="preserve">Annual revenue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9">
            <w:pPr>
              <w:rPr/>
            </w:pPr>
            <w:r w:rsidDel="00000000" w:rsidR="00000000" w:rsidRPr="00000000">
              <w:rPr>
                <w:rtl w:val="0"/>
              </w:rPr>
              <w:t xml:space="preserve">owner_id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B">
            <w:pPr>
              <w:rPr/>
            </w:pPr>
            <w:r w:rsidDel="00000000" w:rsidR="00000000" w:rsidRPr="00000000">
              <w:rPr>
                <w:rtl w:val="0"/>
              </w:rPr>
              <w:t xml:space="preserve">Salesforce User ID of account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C">
            <w:pPr>
              <w:rPr/>
            </w:pPr>
            <w:r w:rsidDel="00000000" w:rsidR="00000000" w:rsidRPr="00000000">
              <w:rPr>
                <w:rtl w:val="0"/>
              </w:rPr>
              <w:t xml:space="preserve">created_date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D">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E">
            <w:pPr>
              <w:rPr/>
            </w:pPr>
            <w:r w:rsidDel="00000000" w:rsidR="00000000" w:rsidRPr="00000000">
              <w:rPr>
                <w:rtl w:val="0"/>
              </w:rPr>
              <w:t xml:space="preserve">When created in Salesforce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F">
            <w:pPr>
              <w:rPr/>
            </w:pPr>
            <w:r w:rsidDel="00000000" w:rsidR="00000000" w:rsidRPr="00000000">
              <w:rPr>
                <w:rtl w:val="0"/>
              </w:rPr>
              <w:t xml:space="preserve">last_modified_date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0">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1">
            <w:pPr>
              <w:rPr/>
            </w:pPr>
            <w:r w:rsidDel="00000000" w:rsidR="00000000" w:rsidRPr="00000000">
              <w:rPr>
                <w:rtl w:val="0"/>
              </w:rPr>
              <w:t xml:space="preserve">Last modification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2">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3">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4">
            <w:pPr>
              <w:rPr/>
            </w:pPr>
            <w:r w:rsidDel="00000000" w:rsidR="00000000" w:rsidRPr="00000000">
              <w:rPr>
                <w:rtl w:val="0"/>
              </w:rPr>
              <w:t xml:space="preserve">When loaded into BigQuery</w:t>
            </w:r>
          </w:p>
        </w:tc>
      </w:tr>
    </w:tbl>
    <w:p w:rsidR="00000000" w:rsidDel="00000000" w:rsidP="00000000" w:rsidRDefault="00000000" w:rsidRPr="00000000" w14:paraId="000000F5">
      <w:pPr>
        <w:pStyle w:val="Heading2"/>
        <w:spacing w:before="200" w:lineRule="auto"/>
        <w:rPr/>
      </w:pPr>
      <w:r w:rsidDel="00000000" w:rsidR="00000000" w:rsidRPr="00000000">
        <w:rPr>
          <w:rtl w:val="0"/>
        </w:rPr>
        <w:t xml:space="preserve">5.4 sf_contacts</w:t>
      </w:r>
    </w:p>
    <w:p w:rsidR="00000000" w:rsidDel="00000000" w:rsidP="00000000" w:rsidRDefault="00000000" w:rsidRPr="00000000" w14:paraId="000000F6">
      <w:pPr>
        <w:rPr/>
      </w:pPr>
      <w:r w:rsidDel="00000000" w:rsidR="00000000" w:rsidRPr="00000000">
        <w:rPr>
          <w:b w:val="1"/>
          <w:bCs w:val="1"/>
          <w:rtl w:val="0"/>
        </w:rPr>
        <w:t xml:space="preserve">Purpose: </w:t>
      </w:r>
      <w:r w:rsidDel="00000000" w:rsidR="00000000" w:rsidRPr="00000000">
        <w:rPr>
          <w:rtl w:val="0"/>
        </w:rPr>
        <w:t xml:space="preserve">Salesforce Contact records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F7">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F8">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F9">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A">
            <w:pPr>
              <w:rPr/>
            </w:pPr>
            <w:r w:rsidDel="00000000" w:rsidR="00000000" w:rsidRPr="00000000">
              <w:rPr>
                <w:rtl w:val="0"/>
              </w:rPr>
              <w:t xml:space="preserve">contact_id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rPr/>
            </w:pPr>
            <w:r w:rsidDel="00000000" w:rsidR="00000000" w:rsidRPr="00000000">
              <w:rPr>
                <w:rtl w:val="0"/>
              </w:rPr>
              <w:t xml:space="preserve">Salesforce Contact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rPr/>
            </w:pPr>
            <w:r w:rsidDel="00000000" w:rsidR="00000000" w:rsidRPr="00000000">
              <w:rPr>
                <w:rtl w:val="0"/>
              </w:rPr>
              <w:t xml:space="preserve">Foreign key to sf_accounts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rPr/>
            </w:pPr>
            <w:r w:rsidDel="00000000" w:rsidR="00000000" w:rsidRPr="00000000">
              <w:rPr>
                <w:rtl w:val="0"/>
              </w:rPr>
              <w:t xml:space="preserve">first_name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rPr/>
            </w:pPr>
            <w:r w:rsidDel="00000000" w:rsidR="00000000" w:rsidRPr="00000000">
              <w:rPr>
                <w:rtl w:val="0"/>
              </w:rPr>
              <w:t xml:space="preserve">Contact first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rPr/>
            </w:pPr>
            <w:r w:rsidDel="00000000" w:rsidR="00000000" w:rsidRPr="00000000">
              <w:rPr>
                <w:rtl w:val="0"/>
              </w:rPr>
              <w:t xml:space="preserve">last_name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rPr/>
            </w:pPr>
            <w:r w:rsidDel="00000000" w:rsidR="00000000" w:rsidRPr="00000000">
              <w:rPr>
                <w:rtl w:val="0"/>
              </w:rPr>
              <w:t xml:space="preserve">Contact last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8">
            <w:pPr>
              <w:rPr/>
            </w:pPr>
            <w:r w:rsidDel="00000000" w:rsidR="00000000" w:rsidRPr="00000000">
              <w:rPr>
                <w:rtl w:val="0"/>
              </w:rPr>
              <w:t xml:space="preserve">Primary email (normalized lowercase)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9">
            <w:pPr>
              <w:rPr/>
            </w:pPr>
            <w:r w:rsidDel="00000000" w:rsidR="00000000" w:rsidRPr="00000000">
              <w:rPr>
                <w:rtl w:val="0"/>
              </w:rPr>
              <w:t xml:space="preserve">phone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B">
            <w:pPr>
              <w:rPr/>
            </w:pPr>
            <w:r w:rsidDel="00000000" w:rsidR="00000000" w:rsidRPr="00000000">
              <w:rPr>
                <w:rtl w:val="0"/>
              </w:rPr>
              <w:t xml:space="preserve">Primary phone (E.164 format)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C">
            <w:pPr>
              <w:rPr/>
            </w:pPr>
            <w:r w:rsidDel="00000000" w:rsidR="00000000" w:rsidRPr="00000000">
              <w:rPr>
                <w:rtl w:val="0"/>
              </w:rPr>
              <w:t xml:space="preserve">mobile_phone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E">
            <w:pPr>
              <w:rPr/>
            </w:pPr>
            <w:r w:rsidDel="00000000" w:rsidR="00000000" w:rsidRPr="00000000">
              <w:rPr>
                <w:rtl w:val="0"/>
              </w:rPr>
              <w:t xml:space="preserve">Mobile phone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F">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1">
            <w:pPr>
              <w:rPr/>
            </w:pPr>
            <w:r w:rsidDel="00000000" w:rsidR="00000000" w:rsidRPr="00000000">
              <w:rPr>
                <w:rtl w:val="0"/>
              </w:rPr>
              <w:t xml:space="preserve">Job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2">
            <w:pPr>
              <w:rPr/>
            </w:pPr>
            <w:r w:rsidDel="00000000" w:rsidR="00000000" w:rsidRPr="00000000">
              <w:rPr>
                <w:rtl w:val="0"/>
              </w:rPr>
              <w:t xml:space="preserve">is_primary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3">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4">
            <w:pPr>
              <w:rPr/>
            </w:pPr>
            <w:r w:rsidDel="00000000" w:rsidR="00000000" w:rsidRPr="00000000">
              <w:rPr>
                <w:rtl w:val="0"/>
              </w:rPr>
              <w:t xml:space="preserve">Primary contact for account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5">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6">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7">
            <w:pPr>
              <w:rPr/>
            </w:pPr>
            <w:r w:rsidDel="00000000" w:rsidR="00000000" w:rsidRPr="00000000">
              <w:rPr>
                <w:rtl w:val="0"/>
              </w:rPr>
              <w:t xml:space="preserve">When loaded into BigQuery</w:t>
            </w:r>
          </w:p>
        </w:tc>
      </w:tr>
    </w:tbl>
    <w:p w:rsidR="00000000" w:rsidDel="00000000" w:rsidP="00000000" w:rsidRDefault="00000000" w:rsidRPr="00000000" w14:paraId="00000118">
      <w:pPr>
        <w:pStyle w:val="Heading2"/>
        <w:spacing w:before="200" w:lineRule="auto"/>
        <w:rPr/>
      </w:pPr>
      <w:r w:rsidDel="00000000" w:rsidR="00000000" w:rsidRPr="00000000">
        <w:rPr>
          <w:rtl w:val="0"/>
        </w:rPr>
        <w:t xml:space="preserve">5.5 sf_leads</w:t>
      </w:r>
    </w:p>
    <w:p w:rsidR="00000000" w:rsidDel="00000000" w:rsidP="00000000" w:rsidRDefault="00000000" w:rsidRPr="00000000" w14:paraId="00000119">
      <w:pPr>
        <w:rPr/>
      </w:pPr>
      <w:r w:rsidDel="00000000" w:rsidR="00000000" w:rsidRPr="00000000">
        <w:rPr>
          <w:b w:val="1"/>
          <w:bCs w:val="1"/>
          <w:rtl w:val="0"/>
        </w:rPr>
        <w:t xml:space="preserve">Purpose: </w:t>
      </w:r>
      <w:r w:rsidDel="00000000" w:rsidR="00000000" w:rsidRPr="00000000">
        <w:rPr>
          <w:rtl w:val="0"/>
        </w:rPr>
        <w:t xml:space="preserve">Salesforce Lead records (including system-created leads)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1A">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1B">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1C">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D">
            <w:pPr>
              <w:rPr/>
            </w:pPr>
            <w:r w:rsidDel="00000000" w:rsidR="00000000" w:rsidRPr="00000000">
              <w:rPr>
                <w:rtl w:val="0"/>
              </w:rPr>
              <w:t xml:space="preserve">lead_id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E">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F">
            <w:pPr>
              <w:rPr/>
            </w:pPr>
            <w:r w:rsidDel="00000000" w:rsidR="00000000" w:rsidRPr="00000000">
              <w:rPr>
                <w:rtl w:val="0"/>
              </w:rPr>
              <w:t xml:space="preserve">Salesforce Lead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0">
            <w:pPr>
              <w:rPr/>
            </w:pPr>
            <w:r w:rsidDel="00000000" w:rsidR="00000000" w:rsidRPr="00000000">
              <w:rPr>
                <w:rtl w:val="0"/>
              </w:rPr>
              <w:t xml:space="preserve">first_name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1">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2">
            <w:pPr>
              <w:rPr/>
            </w:pPr>
            <w:r w:rsidDel="00000000" w:rsidR="00000000" w:rsidRPr="00000000">
              <w:rPr>
                <w:rtl w:val="0"/>
              </w:rPr>
              <w:t xml:space="preserve">Lead first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3">
            <w:pPr>
              <w:rPr/>
            </w:pPr>
            <w:r w:rsidDel="00000000" w:rsidR="00000000" w:rsidRPr="00000000">
              <w:rPr>
                <w:rtl w:val="0"/>
              </w:rPr>
              <w:t xml:space="preserve">last_name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5">
            <w:pPr>
              <w:rPr/>
            </w:pPr>
            <w:r w:rsidDel="00000000" w:rsidR="00000000" w:rsidRPr="00000000">
              <w:rPr>
                <w:rtl w:val="0"/>
              </w:rPr>
              <w:t xml:space="preserve">Lead last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6">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8">
            <w:pPr>
              <w:rPr/>
            </w:pPr>
            <w:r w:rsidDel="00000000" w:rsidR="00000000" w:rsidRPr="00000000">
              <w:rPr>
                <w:rtl w:val="0"/>
              </w:rPr>
              <w:t xml:space="preserve">Email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9">
            <w:pPr>
              <w:rPr/>
            </w:pPr>
            <w:r w:rsidDel="00000000" w:rsidR="00000000" w:rsidRPr="00000000">
              <w:rPr>
                <w:rtl w:val="0"/>
              </w:rPr>
              <w:t xml:space="preserve">company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B">
            <w:pPr>
              <w:rPr/>
            </w:pPr>
            <w:r w:rsidDel="00000000" w:rsidR="00000000" w:rsidRPr="00000000">
              <w:rPr>
                <w:rtl w:val="0"/>
              </w:rPr>
              <w:t xml:space="preserve">Company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C">
            <w:pPr>
              <w:rPr/>
            </w:pPr>
            <w:r w:rsidDel="00000000" w:rsidR="00000000" w:rsidRPr="00000000">
              <w:rPr>
                <w:rtl w:val="0"/>
              </w:rPr>
              <w:t xml:space="preserve">phone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E">
            <w:pPr>
              <w:rPr/>
            </w:pPr>
            <w:r w:rsidDel="00000000" w:rsidR="00000000" w:rsidRPr="00000000">
              <w:rPr>
                <w:rtl w:val="0"/>
              </w:rPr>
              <w:t xml:space="preserve">Phone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F">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1">
            <w:pPr>
              <w:rPr/>
            </w:pPr>
            <w:r w:rsidDel="00000000" w:rsidR="00000000" w:rsidRPr="00000000">
              <w:rPr>
                <w:rtl w:val="0"/>
              </w:rPr>
              <w:t xml:space="preserve">Job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2">
            <w:pPr>
              <w:rPr/>
            </w:pPr>
            <w:r w:rsidDel="00000000" w:rsidR="00000000" w:rsidRPr="00000000">
              <w:rPr>
                <w:rtl w:val="0"/>
              </w:rPr>
              <w:t xml:space="preserve">lead_source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3">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4">
            <w:pPr>
              <w:rPr/>
            </w:pPr>
            <w:r w:rsidDel="00000000" w:rsidR="00000000" w:rsidRPr="00000000">
              <w:rPr>
                <w:rtl w:val="0"/>
              </w:rPr>
              <w:t xml:space="preserve">Source (e.g., 'AI Inbound Email')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5">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7">
            <w:pPr>
              <w:rPr/>
            </w:pPr>
            <w:r w:rsidDel="00000000" w:rsidR="00000000" w:rsidRPr="00000000">
              <w:rPr>
                <w:rtl w:val="0"/>
              </w:rPr>
              <w:t xml:space="preserve">Lead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8">
            <w:pPr>
              <w:rPr/>
            </w:pPr>
            <w:r w:rsidDel="00000000" w:rsidR="00000000" w:rsidRPr="00000000">
              <w:rPr>
                <w:rtl w:val="0"/>
              </w:rPr>
              <w:t xml:space="preserve">owner_id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9">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A">
            <w:pPr>
              <w:rPr/>
            </w:pPr>
            <w:r w:rsidDel="00000000" w:rsidR="00000000" w:rsidRPr="00000000">
              <w:rPr>
                <w:rtl w:val="0"/>
              </w:rPr>
              <w:t xml:space="preserve">Salesforce User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B">
            <w:pPr>
              <w:rPr/>
            </w:pPr>
            <w:r w:rsidDel="00000000" w:rsidR="00000000" w:rsidRPr="00000000">
              <w:rPr>
                <w:rtl w:val="0"/>
              </w:rPr>
              <w:t xml:space="preserve">created_by_system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C">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D">
            <w:pPr>
              <w:rPr/>
            </w:pPr>
            <w:r w:rsidDel="00000000" w:rsidR="00000000" w:rsidRPr="00000000">
              <w:rPr>
                <w:rtl w:val="0"/>
              </w:rPr>
              <w:t xml:space="preserve">TRUE if created by automation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E">
            <w:pPr>
              <w:rPr/>
            </w:pPr>
            <w:r w:rsidDel="00000000" w:rsidR="00000000" w:rsidRPr="00000000">
              <w:rPr>
                <w:rtl w:val="0"/>
              </w:rPr>
              <w:t xml:space="preserve">source_message_id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F">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0">
            <w:pPr>
              <w:rPr/>
            </w:pPr>
            <w:r w:rsidDel="00000000" w:rsidR="00000000" w:rsidRPr="00000000">
              <w:rPr>
                <w:rtl w:val="0"/>
              </w:rPr>
              <w:t xml:space="preserve">Gmail message that triggered lead creation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1">
            <w:pPr>
              <w:rPr/>
            </w:pPr>
            <w:r w:rsidDel="00000000" w:rsidR="00000000" w:rsidRPr="00000000">
              <w:rPr>
                <w:rtl w:val="0"/>
              </w:rPr>
              <w:t xml:space="preserve">created_date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2">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3">
            <w:pPr>
              <w:rPr/>
            </w:pPr>
            <w:r w:rsidDel="00000000" w:rsidR="00000000" w:rsidRPr="00000000">
              <w:rPr>
                <w:rtl w:val="0"/>
              </w:rPr>
              <w:t xml:space="preserve">When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4">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5">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6">
            <w:pPr>
              <w:rPr/>
            </w:pPr>
            <w:r w:rsidDel="00000000" w:rsidR="00000000" w:rsidRPr="00000000">
              <w:rPr>
                <w:rtl w:val="0"/>
              </w:rPr>
              <w:t xml:space="preserve">When loaded into BigQuery</w:t>
            </w:r>
          </w:p>
        </w:tc>
      </w:tr>
    </w:tbl>
    <w:p w:rsidR="00000000" w:rsidDel="00000000" w:rsidP="00000000" w:rsidRDefault="00000000" w:rsidRPr="00000000" w14:paraId="00000147">
      <w:pPr>
        <w:pStyle w:val="Heading2"/>
        <w:spacing w:before="200" w:lineRule="auto"/>
        <w:rPr/>
      </w:pPr>
      <w:r w:rsidDel="00000000" w:rsidR="00000000" w:rsidRPr="00000000">
        <w:rPr>
          <w:rtl w:val="0"/>
        </w:rPr>
        <w:t xml:space="preserve">5.6 sf_opportunities</w:t>
      </w:r>
    </w:p>
    <w:p w:rsidR="00000000" w:rsidDel="00000000" w:rsidP="00000000" w:rsidRDefault="00000000" w:rsidRPr="00000000" w14:paraId="00000148">
      <w:pPr>
        <w:rPr/>
      </w:pPr>
      <w:r w:rsidDel="00000000" w:rsidR="00000000" w:rsidRPr="00000000">
        <w:rPr>
          <w:b w:val="1"/>
          <w:bCs w:val="1"/>
          <w:rtl w:val="0"/>
        </w:rPr>
        <w:t xml:space="preserve">Purpose: </w:t>
      </w:r>
      <w:r w:rsidDel="00000000" w:rsidR="00000000" w:rsidRPr="00000000">
        <w:rPr>
          <w:rtl w:val="0"/>
        </w:rPr>
        <w:t xml:space="preserve">Salesforce Opportunity records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49">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4A">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4B">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C">
            <w:pPr>
              <w:rPr/>
            </w:pPr>
            <w:r w:rsidDel="00000000" w:rsidR="00000000" w:rsidRPr="00000000">
              <w:rPr>
                <w:rtl w:val="0"/>
              </w:rPr>
              <w:t xml:space="preserve">opportunity_id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E">
            <w:pPr>
              <w:rPr/>
            </w:pPr>
            <w:r w:rsidDel="00000000" w:rsidR="00000000" w:rsidRPr="00000000">
              <w:rPr>
                <w:rtl w:val="0"/>
              </w:rPr>
              <w:t xml:space="preserve">Salesforce Opportunity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F">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1">
            <w:pPr>
              <w:rPr/>
            </w:pPr>
            <w:r w:rsidDel="00000000" w:rsidR="00000000" w:rsidRPr="00000000">
              <w:rPr>
                <w:rtl w:val="0"/>
              </w:rPr>
              <w:t xml:space="preserve">Foreign key to sf_accounts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2">
            <w:pPr>
              <w:rPr/>
            </w:pPr>
            <w:r w:rsidDel="00000000" w:rsidR="00000000" w:rsidRPr="00000000">
              <w:rPr>
                <w:rtl w:val="0"/>
              </w:rPr>
              <w:t xml:space="preserve">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3">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4">
            <w:pPr>
              <w:rPr/>
            </w:pPr>
            <w:r w:rsidDel="00000000" w:rsidR="00000000" w:rsidRPr="00000000">
              <w:rPr>
                <w:rtl w:val="0"/>
              </w:rPr>
              <w:t xml:space="preserve">Opportunity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5">
            <w:pPr>
              <w:rPr/>
            </w:pPr>
            <w:r w:rsidDel="00000000" w:rsidR="00000000" w:rsidRPr="00000000">
              <w:rPr>
                <w:rtl w:val="0"/>
              </w:rPr>
              <w:t xml:space="preserve">stage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7">
            <w:pPr>
              <w:rPr/>
            </w:pPr>
            <w:r w:rsidDel="00000000" w:rsidR="00000000" w:rsidRPr="00000000">
              <w:rPr>
                <w:rtl w:val="0"/>
              </w:rPr>
              <w:t xml:space="preserve">Current sales stage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8">
            <w:pPr>
              <w:rPr/>
            </w:pPr>
            <w:r w:rsidDel="00000000" w:rsidR="00000000" w:rsidRPr="00000000">
              <w:rPr>
                <w:rtl w:val="0"/>
              </w:rPr>
              <w:t xml:space="preserve">amount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9">
            <w:pPr>
              <w:rPr/>
            </w:pPr>
            <w:r w:rsidDel="00000000" w:rsidR="00000000" w:rsidRPr="00000000">
              <w:rPr>
                <w:rtl w:val="0"/>
              </w:rPr>
              <w:t xml:space="preserve">FLOAT64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A">
            <w:pPr>
              <w:rPr/>
            </w:pPr>
            <w:r w:rsidDel="00000000" w:rsidR="00000000" w:rsidRPr="00000000">
              <w:rPr>
                <w:rtl w:val="0"/>
              </w:rPr>
              <w:t xml:space="preserve">Deal amount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B">
            <w:pPr>
              <w:rPr/>
            </w:pPr>
            <w:r w:rsidDel="00000000" w:rsidR="00000000" w:rsidRPr="00000000">
              <w:rPr>
                <w:rtl w:val="0"/>
              </w:rPr>
              <w:t xml:space="preserve">close_date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C">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D">
            <w:pPr>
              <w:rPr/>
            </w:pPr>
            <w:r w:rsidDel="00000000" w:rsidR="00000000" w:rsidRPr="00000000">
              <w:rPr>
                <w:rtl w:val="0"/>
              </w:rPr>
              <w:t xml:space="preserve">Expected close 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E">
            <w:pPr>
              <w:rPr/>
            </w:pPr>
            <w:r w:rsidDel="00000000" w:rsidR="00000000" w:rsidRPr="00000000">
              <w:rPr>
                <w:rtl w:val="0"/>
              </w:rPr>
              <w:t xml:space="preserve">probability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F">
            <w:pPr>
              <w:rPr/>
            </w:pPr>
            <w:r w:rsidDel="00000000" w:rsidR="00000000" w:rsidRPr="00000000">
              <w:rPr>
                <w:rtl w:val="0"/>
              </w:rPr>
              <w:t xml:space="preserve">FLOAT64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0">
            <w:pPr>
              <w:rPr/>
            </w:pPr>
            <w:r w:rsidDel="00000000" w:rsidR="00000000" w:rsidRPr="00000000">
              <w:rPr>
                <w:rtl w:val="0"/>
              </w:rPr>
              <w:t xml:space="preserve">Win probability (0-100)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1">
            <w:pPr>
              <w:rPr/>
            </w:pPr>
            <w:r w:rsidDel="00000000" w:rsidR="00000000" w:rsidRPr="00000000">
              <w:rPr>
                <w:rtl w:val="0"/>
              </w:rPr>
              <w:t xml:space="preserve">owner_id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2">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3">
            <w:pPr>
              <w:rPr/>
            </w:pPr>
            <w:r w:rsidDel="00000000" w:rsidR="00000000" w:rsidRPr="00000000">
              <w:rPr>
                <w:rtl w:val="0"/>
              </w:rPr>
              <w:t xml:space="preserve">Salesforce User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4">
            <w:pPr>
              <w:rPr/>
            </w:pPr>
            <w:r w:rsidDel="00000000" w:rsidR="00000000" w:rsidRPr="00000000">
              <w:rPr>
                <w:rtl w:val="0"/>
              </w:rPr>
              <w:t xml:space="preserve">is_closed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5">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6">
            <w:pPr>
              <w:rPr/>
            </w:pPr>
            <w:r w:rsidDel="00000000" w:rsidR="00000000" w:rsidRPr="00000000">
              <w:rPr>
                <w:rtl w:val="0"/>
              </w:rPr>
              <w:t xml:space="preserve">Whether closed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7">
            <w:pPr>
              <w:rPr/>
            </w:pPr>
            <w:r w:rsidDel="00000000" w:rsidR="00000000" w:rsidRPr="00000000">
              <w:rPr>
                <w:rtl w:val="0"/>
              </w:rPr>
              <w:t xml:space="preserve">is_won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8">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9">
            <w:pPr>
              <w:rPr/>
            </w:pPr>
            <w:r w:rsidDel="00000000" w:rsidR="00000000" w:rsidRPr="00000000">
              <w:rPr>
                <w:rtl w:val="0"/>
              </w:rPr>
              <w:t xml:space="preserve">Whether won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A">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B">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C">
            <w:pPr>
              <w:rPr/>
            </w:pPr>
            <w:r w:rsidDel="00000000" w:rsidR="00000000" w:rsidRPr="00000000">
              <w:rPr>
                <w:rtl w:val="0"/>
              </w:rPr>
              <w:t xml:space="preserve">When loaded into BigQuery</w:t>
            </w:r>
          </w:p>
        </w:tc>
      </w:tr>
    </w:tbl>
    <w:p w:rsidR="00000000" w:rsidDel="00000000" w:rsidP="00000000" w:rsidRDefault="00000000" w:rsidRPr="00000000" w14:paraId="0000016D">
      <w:pPr>
        <w:pStyle w:val="Heading2"/>
        <w:spacing w:before="200" w:lineRule="auto"/>
        <w:rPr/>
      </w:pPr>
      <w:r w:rsidDel="00000000" w:rsidR="00000000" w:rsidRPr="00000000">
        <w:rPr>
          <w:rtl w:val="0"/>
        </w:rPr>
        <w:t xml:space="preserve">5.7 sf_activities</w:t>
      </w:r>
    </w:p>
    <w:p w:rsidR="00000000" w:rsidDel="00000000" w:rsidP="00000000" w:rsidRDefault="00000000" w:rsidRPr="00000000" w14:paraId="0000016E">
      <w:pPr>
        <w:rPr/>
      </w:pPr>
      <w:r w:rsidDel="00000000" w:rsidR="00000000" w:rsidRPr="00000000">
        <w:rPr>
          <w:b w:val="1"/>
          <w:bCs w:val="1"/>
          <w:rtl w:val="0"/>
        </w:rPr>
        <w:t xml:space="preserve">Purpose: </w:t>
      </w:r>
      <w:r w:rsidDel="00000000" w:rsidR="00000000" w:rsidRPr="00000000">
        <w:rPr>
          <w:rtl w:val="0"/>
        </w:rPr>
        <w:t xml:space="preserve">Salesforce Tasks, Events, and other activities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6F">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70">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71">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2">
            <w:pPr>
              <w:rPr/>
            </w:pPr>
            <w:r w:rsidDel="00000000" w:rsidR="00000000" w:rsidRPr="00000000">
              <w:rPr>
                <w:rtl w:val="0"/>
              </w:rPr>
              <w:t xml:space="preserve">activity_id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3">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4">
            <w:pPr>
              <w:rPr/>
            </w:pPr>
            <w:r w:rsidDel="00000000" w:rsidR="00000000" w:rsidRPr="00000000">
              <w:rPr>
                <w:rtl w:val="0"/>
              </w:rPr>
              <w:t xml:space="preserve">Salesforce Activity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5">
            <w:pPr>
              <w:rPr/>
            </w:pPr>
            <w:r w:rsidDel="00000000" w:rsidR="00000000" w:rsidRPr="00000000">
              <w:rPr>
                <w:rtl w:val="0"/>
              </w:rPr>
              <w:t xml:space="preserve">activity_type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7">
            <w:pPr>
              <w:rPr/>
            </w:pPr>
            <w:r w:rsidDel="00000000" w:rsidR="00000000" w:rsidRPr="00000000">
              <w:rPr>
                <w:rtl w:val="0"/>
              </w:rPr>
              <w:t xml:space="preserve">'Task', 'Event', 'Call', 'Meeting'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8">
            <w:pPr>
              <w:rPr/>
            </w:pPr>
            <w:r w:rsidDel="00000000" w:rsidR="00000000" w:rsidRPr="00000000">
              <w:rPr>
                <w:rtl w:val="0"/>
              </w:rPr>
              <w:t xml:space="preserve">what_id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9">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A">
            <w:pPr>
              <w:rPr/>
            </w:pPr>
            <w:r w:rsidDel="00000000" w:rsidR="00000000" w:rsidRPr="00000000">
              <w:rPr>
                <w:rtl w:val="0"/>
              </w:rPr>
              <w:t xml:space="preserve">Related Account/Opportunity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B">
            <w:pPr>
              <w:rPr/>
            </w:pPr>
            <w:r w:rsidDel="00000000" w:rsidR="00000000" w:rsidRPr="00000000">
              <w:rPr>
                <w:rtl w:val="0"/>
              </w:rPr>
              <w:t xml:space="preserve">who_id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C">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D">
            <w:pPr>
              <w:rPr/>
            </w:pPr>
            <w:r w:rsidDel="00000000" w:rsidR="00000000" w:rsidRPr="00000000">
              <w:rPr>
                <w:rtl w:val="0"/>
              </w:rPr>
              <w:t xml:space="preserve">Related Contact/Lead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E">
            <w:pPr>
              <w:rPr/>
            </w:pPr>
            <w:r w:rsidDel="00000000" w:rsidR="00000000" w:rsidRPr="00000000">
              <w:rPr>
                <w:rtl w:val="0"/>
              </w:rPr>
              <w:t xml:space="preserve">subject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F">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0">
            <w:pPr>
              <w:rPr/>
            </w:pPr>
            <w:r w:rsidDel="00000000" w:rsidR="00000000" w:rsidRPr="00000000">
              <w:rPr>
                <w:rtl w:val="0"/>
              </w:rPr>
              <w:t xml:space="preserve">Activity subject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1">
            <w:pPr>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2">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3">
            <w:pPr>
              <w:rPr/>
            </w:pPr>
            <w:r w:rsidDel="00000000" w:rsidR="00000000" w:rsidRPr="00000000">
              <w:rPr>
                <w:rtl w:val="0"/>
              </w:rPr>
              <w:t xml:space="preserve">Activity notes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4">
            <w:pPr>
              <w:rPr/>
            </w:pPr>
            <w:r w:rsidDel="00000000" w:rsidR="00000000" w:rsidRPr="00000000">
              <w:rPr>
                <w:rtl w:val="0"/>
              </w:rPr>
              <w:t xml:space="preserve">activity_date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5">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6">
            <w:pPr>
              <w:rPr/>
            </w:pPr>
            <w:r w:rsidDel="00000000" w:rsidR="00000000" w:rsidRPr="00000000">
              <w:rPr>
                <w:rtl w:val="0"/>
              </w:rPr>
              <w:t xml:space="preserve">When activity occurred/scheduled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7">
            <w:pPr>
              <w:rPr/>
            </w:pPr>
            <w:r w:rsidDel="00000000" w:rsidR="00000000" w:rsidRPr="00000000">
              <w:rPr>
                <w:rtl w:val="0"/>
              </w:rPr>
              <w:t xml:space="preserve">owner_id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8">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9">
            <w:pPr>
              <w:rPr/>
            </w:pPr>
            <w:r w:rsidDel="00000000" w:rsidR="00000000" w:rsidRPr="00000000">
              <w:rPr>
                <w:rtl w:val="0"/>
              </w:rPr>
              <w:t xml:space="preserve">Salesforce User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A">
            <w:pPr>
              <w:rPr/>
            </w:pPr>
            <w:r w:rsidDel="00000000" w:rsidR="00000000" w:rsidRPr="00000000">
              <w:rPr>
                <w:rtl w:val="0"/>
              </w:rPr>
              <w:t xml:space="preserve">matched_account_id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C">
            <w:pPr>
              <w:rPr/>
            </w:pPr>
            <w:r w:rsidDel="00000000" w:rsidR="00000000" w:rsidRPr="00000000">
              <w:rPr>
                <w:rtl w:val="0"/>
              </w:rPr>
              <w:t xml:space="preserve">Resolved Account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D">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E">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F">
            <w:pPr>
              <w:rPr/>
            </w:pPr>
            <w:r w:rsidDel="00000000" w:rsidR="00000000" w:rsidRPr="00000000">
              <w:rPr>
                <w:rtl w:val="0"/>
              </w:rPr>
              <w:t xml:space="preserve">When loaded into BigQuery</w:t>
            </w:r>
          </w:p>
        </w:tc>
      </w:tr>
    </w:tbl>
    <w:p w:rsidR="00000000" w:rsidDel="00000000" w:rsidP="00000000" w:rsidRDefault="00000000" w:rsidRPr="00000000" w14:paraId="00000190">
      <w:pPr>
        <w:pStyle w:val="Heading2"/>
        <w:spacing w:before="200" w:lineRule="auto"/>
        <w:rPr/>
      </w:pPr>
      <w:r w:rsidDel="00000000" w:rsidR="00000000" w:rsidRPr="00000000">
        <w:rPr>
          <w:rtl w:val="0"/>
        </w:rPr>
        <w:t xml:space="preserve">5.8 dialpad_calls</w:t>
      </w:r>
    </w:p>
    <w:p w:rsidR="00000000" w:rsidDel="00000000" w:rsidP="00000000" w:rsidRDefault="00000000" w:rsidRPr="00000000" w14:paraId="00000191">
      <w:pPr>
        <w:rPr/>
      </w:pPr>
      <w:r w:rsidDel="00000000" w:rsidR="00000000" w:rsidRPr="00000000">
        <w:rPr>
          <w:b w:val="1"/>
          <w:bCs w:val="1"/>
          <w:rtl w:val="0"/>
        </w:rPr>
        <w:t xml:space="preserve">Purpose: </w:t>
      </w:r>
      <w:r w:rsidDel="00000000" w:rsidR="00000000" w:rsidRPr="00000000">
        <w:rPr>
          <w:rtl w:val="0"/>
        </w:rPr>
        <w:t xml:space="preserve">Call logs and transcripts from Dialpad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92">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93">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94">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5">
            <w:pPr>
              <w:rPr/>
            </w:pPr>
            <w:r w:rsidDel="00000000" w:rsidR="00000000" w:rsidRPr="00000000">
              <w:rPr>
                <w:rtl w:val="0"/>
              </w:rPr>
              <w:t xml:space="preserve">call_id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7">
            <w:pPr>
              <w:rPr/>
            </w:pPr>
            <w:r w:rsidDel="00000000" w:rsidR="00000000" w:rsidRPr="00000000">
              <w:rPr>
                <w:rtl w:val="0"/>
              </w:rPr>
              <w:t xml:space="preserve">Dialpad call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8">
            <w:pPr>
              <w:rPr/>
            </w:pPr>
            <w:r w:rsidDel="00000000" w:rsidR="00000000" w:rsidRPr="00000000">
              <w:rPr>
                <w:rtl w:val="0"/>
              </w:rPr>
              <w:t xml:space="preserve">direction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9">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A">
            <w:pPr>
              <w:rPr/>
            </w:pPr>
            <w:r w:rsidDel="00000000" w:rsidR="00000000" w:rsidRPr="00000000">
              <w:rPr>
                <w:rtl w:val="0"/>
              </w:rPr>
              <w:t xml:space="preserve">'inbound' or 'outbound'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B">
            <w:pPr>
              <w:rPr/>
            </w:pPr>
            <w:r w:rsidDel="00000000" w:rsidR="00000000" w:rsidRPr="00000000">
              <w:rPr>
                <w:rtl w:val="0"/>
              </w:rPr>
              <w:t xml:space="preserve">from_number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C">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D">
            <w:pPr>
              <w:rPr/>
            </w:pPr>
            <w:r w:rsidDel="00000000" w:rsidR="00000000" w:rsidRPr="00000000">
              <w:rPr>
                <w:rtl w:val="0"/>
              </w:rPr>
              <w:t xml:space="preserve">Caller phone (E.164)</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E">
            <w:pPr>
              <w:rPr/>
            </w:pPr>
            <w:r w:rsidDel="00000000" w:rsidR="00000000" w:rsidRPr="00000000">
              <w:rPr>
                <w:rtl w:val="0"/>
              </w:rPr>
              <w:t xml:space="preserve">to_number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F">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0">
            <w:pPr>
              <w:rPr/>
            </w:pPr>
            <w:r w:rsidDel="00000000" w:rsidR="00000000" w:rsidRPr="00000000">
              <w:rPr>
                <w:rtl w:val="0"/>
              </w:rPr>
              <w:t xml:space="preserve">Recipient phone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1">
            <w:pPr>
              <w:rPr/>
            </w:pPr>
            <w:r w:rsidDel="00000000" w:rsidR="00000000" w:rsidRPr="00000000">
              <w:rPr>
                <w:rtl w:val="0"/>
              </w:rPr>
              <w:t xml:space="preserve">duration_seconds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2">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3">
            <w:pPr>
              <w:rPr/>
            </w:pPr>
            <w:r w:rsidDel="00000000" w:rsidR="00000000" w:rsidRPr="00000000">
              <w:rPr>
                <w:rtl w:val="0"/>
              </w:rPr>
              <w:t xml:space="preserve">Call duration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4">
            <w:pPr>
              <w:rPr/>
            </w:pPr>
            <w:r w:rsidDel="00000000" w:rsidR="00000000" w:rsidRPr="00000000">
              <w:rPr>
                <w:rtl w:val="0"/>
              </w:rPr>
              <w:t xml:space="preserve">transcript_text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5">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6">
            <w:pPr>
              <w:rPr/>
            </w:pPr>
            <w:r w:rsidDel="00000000" w:rsidR="00000000" w:rsidRPr="00000000">
              <w:rPr>
                <w:rtl w:val="0"/>
              </w:rPr>
              <w:t xml:space="preserve">Full transcript if available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7">
            <w:pPr>
              <w:rPr/>
            </w:pPr>
            <w:r w:rsidDel="00000000" w:rsidR="00000000" w:rsidRPr="00000000">
              <w:rPr>
                <w:rtl w:val="0"/>
              </w:rPr>
              <w:t xml:space="preserve">sentiment_score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8">
            <w:pPr>
              <w:rPr/>
            </w:pPr>
            <w:r w:rsidDel="00000000" w:rsidR="00000000" w:rsidRPr="00000000">
              <w:rPr>
                <w:rtl w:val="0"/>
              </w:rPr>
              <w:t xml:space="preserve">FLOAT64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9">
            <w:pPr>
              <w:rPr/>
            </w:pPr>
            <w:r w:rsidDel="00000000" w:rsidR="00000000" w:rsidRPr="00000000">
              <w:rPr>
                <w:rtl w:val="0"/>
              </w:rPr>
              <w:t xml:space="preserve">Dialpad AI sentiment (-1 to 1)</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A">
            <w:pPr>
              <w:rPr/>
            </w:pPr>
            <w:r w:rsidDel="00000000" w:rsidR="00000000" w:rsidRPr="00000000">
              <w:rPr>
                <w:rtl w:val="0"/>
              </w:rPr>
              <w:t xml:space="preserve">call_time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B">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C">
            <w:pPr>
              <w:rPr/>
            </w:pPr>
            <w:r w:rsidDel="00000000" w:rsidR="00000000" w:rsidRPr="00000000">
              <w:rPr>
                <w:rtl w:val="0"/>
              </w:rPr>
              <w:t xml:space="preserve">When call occurred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D">
            <w:pPr>
              <w:rPr/>
            </w:pPr>
            <w:r w:rsidDel="00000000" w:rsidR="00000000" w:rsidRPr="00000000">
              <w:rPr>
                <w:rtl w:val="0"/>
              </w:rPr>
              <w:t xml:space="preserve">user_id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E">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F">
            <w:pPr>
              <w:rPr/>
            </w:pPr>
            <w:r w:rsidDel="00000000" w:rsidR="00000000" w:rsidRPr="00000000">
              <w:rPr>
                <w:rtl w:val="0"/>
              </w:rPr>
              <w:t xml:space="preserve">Dialpad user who made/received call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0">
            <w:pPr>
              <w:rPr/>
            </w:pPr>
            <w:r w:rsidDel="00000000" w:rsidR="00000000" w:rsidRPr="00000000">
              <w:rPr>
                <w:rtl w:val="0"/>
              </w:rPr>
              <w:t xml:space="preserve">matched_contact_id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1">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2">
            <w:pPr>
              <w:rPr/>
            </w:pPr>
            <w:r w:rsidDel="00000000" w:rsidR="00000000" w:rsidRPr="00000000">
              <w:rPr>
                <w:rtl w:val="0"/>
              </w:rPr>
              <w:t xml:space="preserve">Matched Salesforce Contact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3">
            <w:pPr>
              <w:rPr/>
            </w:pPr>
            <w:r w:rsidDel="00000000" w:rsidR="00000000" w:rsidRPr="00000000">
              <w:rPr>
                <w:rtl w:val="0"/>
              </w:rPr>
              <w:t xml:space="preserve">matched_account_id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5">
            <w:pPr>
              <w:rPr/>
            </w:pPr>
            <w:r w:rsidDel="00000000" w:rsidR="00000000" w:rsidRPr="00000000">
              <w:rPr>
                <w:rtl w:val="0"/>
              </w:rPr>
              <w:t xml:space="preserve">Resolved Account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6">
            <w:pPr>
              <w:rPr/>
            </w:pPr>
            <w:r w:rsidDel="00000000" w:rsidR="00000000" w:rsidRPr="00000000">
              <w:rPr>
                <w:rtl w:val="0"/>
              </w:rPr>
              <w:t xml:space="preserve">embedding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7">
            <w:pPr>
              <w:rPr/>
            </w:pPr>
            <w:r w:rsidDel="00000000" w:rsidR="00000000" w:rsidRPr="00000000">
              <w:rPr>
                <w:rtl w:val="0"/>
              </w:rPr>
              <w:t xml:space="preserve">ARRAY&lt;FLOAT64&gt;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8">
            <w:pPr>
              <w:rPr/>
            </w:pPr>
            <w:r w:rsidDel="00000000" w:rsidR="00000000" w:rsidRPr="00000000">
              <w:rPr>
                <w:rtl w:val="0"/>
              </w:rPr>
              <w:t xml:space="preserve">Vector embedding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9">
            <w:pPr>
              <w:rPr/>
            </w:pPr>
            <w:r w:rsidDel="00000000" w:rsidR="00000000" w:rsidRPr="00000000">
              <w:rPr>
                <w:rtl w:val="0"/>
              </w:rPr>
              <w:t xml:space="preserve">ingested_at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A">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B">
            <w:pPr>
              <w:rPr/>
            </w:pPr>
            <w:r w:rsidDel="00000000" w:rsidR="00000000" w:rsidRPr="00000000">
              <w:rPr>
                <w:rtl w:val="0"/>
              </w:rPr>
              <w:t xml:space="preserve">When loaded into BigQuery</w:t>
            </w:r>
          </w:p>
        </w:tc>
      </w:tr>
    </w:tbl>
    <w:p w:rsidR="00000000" w:rsidDel="00000000" w:rsidP="00000000" w:rsidRDefault="00000000" w:rsidRPr="00000000" w14:paraId="000001BC">
      <w:pPr>
        <w:pStyle w:val="Heading2"/>
        <w:spacing w:before="200" w:lineRule="auto"/>
        <w:rPr/>
      </w:pPr>
      <w:r w:rsidDel="00000000" w:rsidR="00000000" w:rsidRPr="00000000">
        <w:rPr>
          <w:rtl w:val="0"/>
        </w:rPr>
        <w:t xml:space="preserve">5.9 account_recommendations</w:t>
      </w:r>
    </w:p>
    <w:p w:rsidR="00000000" w:rsidDel="00000000" w:rsidP="00000000" w:rsidRDefault="00000000" w:rsidRPr="00000000" w14:paraId="000001BD">
      <w:pPr>
        <w:rPr/>
      </w:pPr>
      <w:r w:rsidDel="00000000" w:rsidR="00000000" w:rsidRPr="00000000">
        <w:rPr>
          <w:b w:val="1"/>
          <w:bCs w:val="1"/>
          <w:rtl w:val="0"/>
        </w:rPr>
        <w:t xml:space="preserve">Purpose: </w:t>
      </w:r>
      <w:r w:rsidDel="00000000" w:rsidR="00000000" w:rsidRPr="00000000">
        <w:rPr>
          <w:rtl w:val="0"/>
        </w:rPr>
        <w:t xml:space="preserve">Daily AI-generated account scoring and prioritization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BE">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BF">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C0">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1">
            <w:pPr>
              <w:rPr/>
            </w:pPr>
            <w:r w:rsidDel="00000000" w:rsidR="00000000" w:rsidRPr="00000000">
              <w:rPr>
                <w:rtl w:val="0"/>
              </w:rPr>
              <w:t xml:space="preserve">recommendation_id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2">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3">
            <w:pPr>
              <w:rPr/>
            </w:pPr>
            <w:r w:rsidDel="00000000" w:rsidR="00000000" w:rsidRPr="00000000">
              <w:rPr>
                <w:rtl w:val="0"/>
              </w:rPr>
              <w:t xml:space="preserve">UUID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4">
            <w:pPr>
              <w:rPr/>
            </w:pPr>
            <w:r w:rsidDel="00000000" w:rsidR="00000000" w:rsidRPr="00000000">
              <w:rPr>
                <w:rtl w:val="0"/>
              </w:rPr>
              <w:t xml:space="preserve">account_id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5">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6">
            <w:pPr>
              <w:rPr/>
            </w:pPr>
            <w:r w:rsidDel="00000000" w:rsidR="00000000" w:rsidRPr="00000000">
              <w:rPr>
                <w:rtl w:val="0"/>
              </w:rPr>
              <w:t xml:space="preserve">Foreign key to sf_accounts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7">
            <w:pPr>
              <w:rPr/>
            </w:pPr>
            <w:r w:rsidDel="00000000" w:rsidR="00000000" w:rsidRPr="00000000">
              <w:rPr>
                <w:rtl w:val="0"/>
              </w:rPr>
              <w:t xml:space="preserve">score_date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8">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9">
            <w:pPr>
              <w:rPr/>
            </w:pPr>
            <w:r w:rsidDel="00000000" w:rsidR="00000000" w:rsidRPr="00000000">
              <w:rPr>
                <w:rtl w:val="0"/>
              </w:rPr>
              <w:t xml:space="preserve">Date score was generated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A">
            <w:pPr>
              <w:rPr/>
            </w:pPr>
            <w:r w:rsidDel="00000000" w:rsidR="00000000" w:rsidRPr="00000000">
              <w:rPr>
                <w:rtl w:val="0"/>
              </w:rPr>
              <w:t xml:space="preserve">priority_score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B">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C">
            <w:pPr>
              <w:rPr/>
            </w:pPr>
            <w:r w:rsidDel="00000000" w:rsidR="00000000" w:rsidRPr="00000000">
              <w:rPr>
                <w:rtl w:val="0"/>
              </w:rPr>
              <w:t xml:space="preserve">Overall priority (0-100)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D">
            <w:pPr>
              <w:rPr/>
            </w:pPr>
            <w:r w:rsidDel="00000000" w:rsidR="00000000" w:rsidRPr="00000000">
              <w:rPr>
                <w:rtl w:val="0"/>
              </w:rPr>
              <w:t xml:space="preserve">budget_likelihood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E">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F">
            <w:pPr>
              <w:rPr/>
            </w:pPr>
            <w:r w:rsidDel="00000000" w:rsidR="00000000" w:rsidRPr="00000000">
              <w:rPr>
                <w:rtl w:val="0"/>
              </w:rPr>
              <w:t xml:space="preserve">Likelihood discussing 2026 budget (0-100)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0">
            <w:pPr>
              <w:rPr/>
            </w:pPr>
            <w:r w:rsidDel="00000000" w:rsidR="00000000" w:rsidRPr="00000000">
              <w:rPr>
                <w:rtl w:val="0"/>
              </w:rPr>
              <w:t xml:space="preserve">engagement_score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1">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2">
            <w:pPr>
              <w:rPr/>
            </w:pPr>
            <w:r w:rsidDel="00000000" w:rsidR="00000000" w:rsidRPr="00000000">
              <w:rPr>
                <w:rtl w:val="0"/>
              </w:rPr>
              <w:t xml:space="preserve">Recent engagement level (0-100)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3">
            <w:pPr>
              <w:rPr/>
            </w:pPr>
            <w:r w:rsidDel="00000000" w:rsidR="00000000" w:rsidRPr="00000000">
              <w:rPr>
                <w:rtl w:val="0"/>
              </w:rPr>
              <w:t xml:space="preserve">reasoning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5">
            <w:pPr>
              <w:rPr/>
            </w:pPr>
            <w:r w:rsidDel="00000000" w:rsidR="00000000" w:rsidRPr="00000000">
              <w:rPr>
                <w:rtl w:val="0"/>
              </w:rPr>
              <w:t xml:space="preserve">LLM explanation of score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6">
            <w:pPr>
              <w:rPr/>
            </w:pPr>
            <w:r w:rsidDel="00000000" w:rsidR="00000000" w:rsidRPr="00000000">
              <w:rPr>
                <w:rtl w:val="0"/>
              </w:rPr>
              <w:t xml:space="preserve">recommended_action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8">
            <w:pPr>
              <w:rPr/>
            </w:pPr>
            <w:r w:rsidDel="00000000" w:rsidR="00000000" w:rsidRPr="00000000">
              <w:rPr>
                <w:rtl w:val="0"/>
              </w:rPr>
              <w:t xml:space="preserve">Suggested next step</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9">
            <w:pPr>
              <w:rPr/>
            </w:pPr>
            <w:r w:rsidDel="00000000" w:rsidR="00000000" w:rsidRPr="00000000">
              <w:rPr>
                <w:rtl w:val="0"/>
              </w:rPr>
              <w:t xml:space="preserve">key_signals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A">
            <w:pPr>
              <w:rPr/>
            </w:pPr>
            <w:r w:rsidDel="00000000" w:rsidR="00000000" w:rsidRPr="00000000">
              <w:rPr>
                <w:rtl w:val="0"/>
              </w:rPr>
              <w:t xml:space="preserve">ARRAY&lt;STRING&gt;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B">
            <w:pPr>
              <w:rPr/>
            </w:pPr>
            <w:r w:rsidDel="00000000" w:rsidR="00000000" w:rsidRPr="00000000">
              <w:rPr>
                <w:rtl w:val="0"/>
              </w:rPr>
              <w:t xml:space="preserve">Detected buying signals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C">
            <w:pPr>
              <w:rPr/>
            </w:pPr>
            <w:r w:rsidDel="00000000" w:rsidR="00000000" w:rsidRPr="00000000">
              <w:rPr>
                <w:rtl w:val="0"/>
              </w:rPr>
              <w:t xml:space="preserve">last_interaction_date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D">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E">
            <w:pPr>
              <w:rPr/>
            </w:pPr>
            <w:r w:rsidDel="00000000" w:rsidR="00000000" w:rsidRPr="00000000">
              <w:rPr>
                <w:rtl w:val="0"/>
              </w:rPr>
              <w:t xml:space="preserve">Most recent email/call/activity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F">
            <w:pPr>
              <w:rPr/>
            </w:pPr>
            <w:r w:rsidDel="00000000" w:rsidR="00000000" w:rsidRPr="00000000">
              <w:rPr>
                <w:rtl w:val="0"/>
              </w:rPr>
              <w:t xml:space="preserve">created_at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0">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1">
            <w:pPr>
              <w:rPr/>
            </w:pPr>
            <w:r w:rsidDel="00000000" w:rsidR="00000000" w:rsidRPr="00000000">
              <w:rPr>
                <w:rtl w:val="0"/>
              </w:rPr>
              <w:t xml:space="preserve">When score was computed</w:t>
            </w:r>
          </w:p>
        </w:tc>
      </w:tr>
    </w:tbl>
    <w:p w:rsidR="00000000" w:rsidDel="00000000" w:rsidP="00000000" w:rsidRDefault="00000000" w:rsidRPr="00000000" w14:paraId="000001E2">
      <w:pPr>
        <w:pStyle w:val="Heading2"/>
        <w:spacing w:before="200" w:lineRule="auto"/>
        <w:rPr/>
      </w:pPr>
      <w:r w:rsidDel="00000000" w:rsidR="00000000" w:rsidRPr="00000000">
        <w:rPr>
          <w:rtl w:val="0"/>
        </w:rPr>
        <w:t xml:space="preserve">5.10 hubspot_sequences</w:t>
      </w:r>
    </w:p>
    <w:p w:rsidR="00000000" w:rsidDel="00000000" w:rsidP="00000000" w:rsidRDefault="00000000" w:rsidRPr="00000000" w14:paraId="000001E3">
      <w:pPr>
        <w:rPr/>
      </w:pPr>
      <w:r w:rsidDel="00000000" w:rsidR="00000000" w:rsidRPr="00000000">
        <w:rPr>
          <w:b w:val="1"/>
          <w:bCs w:val="1"/>
          <w:rtl w:val="0"/>
        </w:rPr>
        <w:t xml:space="preserve">Purpose: </w:t>
      </w:r>
      <w:r w:rsidDel="00000000" w:rsidR="00000000" w:rsidRPr="00000000">
        <w:rPr>
          <w:rtl w:val="0"/>
        </w:rPr>
        <w:t xml:space="preserve">Available HubSpot sequences for enrollment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E4">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E5">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E6">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7">
            <w:pPr>
              <w:rPr/>
            </w:pPr>
            <w:r w:rsidDel="00000000" w:rsidR="00000000" w:rsidRPr="00000000">
              <w:rPr>
                <w:rtl w:val="0"/>
              </w:rPr>
              <w:t xml:space="preserve">sequence_id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8">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9">
            <w:pPr>
              <w:rPr/>
            </w:pPr>
            <w:r w:rsidDel="00000000" w:rsidR="00000000" w:rsidRPr="00000000">
              <w:rPr>
                <w:rtl w:val="0"/>
              </w:rPr>
              <w:t xml:space="preserve">HubSpot sequence 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A">
            <w:pPr>
              <w:rPr/>
            </w:pPr>
            <w:r w:rsidDel="00000000" w:rsidR="00000000" w:rsidRPr="00000000">
              <w:rPr>
                <w:rtl w:val="0"/>
              </w:rPr>
              <w:t xml:space="preserve">sequence_name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C">
            <w:pPr>
              <w:rPr/>
            </w:pPr>
            <w:r w:rsidDel="00000000" w:rsidR="00000000" w:rsidRPr="00000000">
              <w:rPr>
                <w:rtl w:val="0"/>
              </w:rPr>
              <w:t xml:space="preserve">Display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D">
            <w:pPr>
              <w:rPr/>
            </w:pPr>
            <w:r w:rsidDel="00000000" w:rsidR="00000000" w:rsidRPr="00000000">
              <w:rPr>
                <w:rtl w:val="0"/>
              </w:rPr>
              <w:t xml:space="preserve">is_active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E">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F">
            <w:pPr>
              <w:rPr/>
            </w:pPr>
            <w:r w:rsidDel="00000000" w:rsidR="00000000" w:rsidRPr="00000000">
              <w:rPr>
                <w:rtl w:val="0"/>
              </w:rPr>
              <w:t xml:space="preserve">Whether sequence is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0">
            <w:pPr>
              <w:rPr/>
            </w:pPr>
            <w:r w:rsidDel="00000000" w:rsidR="00000000" w:rsidRPr="00000000">
              <w:rPr>
                <w:rtl w:val="0"/>
              </w:rPr>
              <w:t xml:space="preserve">enrollment_count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1">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2">
            <w:pPr>
              <w:rPr/>
            </w:pPr>
            <w:r w:rsidDel="00000000" w:rsidR="00000000" w:rsidRPr="00000000">
              <w:rPr>
                <w:rtl w:val="0"/>
              </w:rPr>
              <w:t xml:space="preserve">Number of contacts enrolled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3">
            <w:pPr>
              <w:rPr/>
            </w:pPr>
            <w:r w:rsidDel="00000000" w:rsidR="00000000" w:rsidRPr="00000000">
              <w:rPr>
                <w:rtl w:val="0"/>
              </w:rPr>
              <w:t xml:space="preserve">last_synced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4">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5">
            <w:pPr>
              <w:rPr/>
            </w:pPr>
            <w:r w:rsidDel="00000000" w:rsidR="00000000" w:rsidRPr="00000000">
              <w:rPr>
                <w:rtl w:val="0"/>
              </w:rPr>
              <w:t xml:space="preserve">Last sync from HubSpot</w:t>
            </w:r>
          </w:p>
        </w:tc>
      </w:tr>
    </w:tbl>
    <w:p w:rsidR="00000000" w:rsidDel="00000000" w:rsidP="00000000" w:rsidRDefault="00000000" w:rsidRPr="00000000" w14:paraId="000001F6">
      <w:pPr>
        <w:pStyle w:val="Heading2"/>
        <w:spacing w:before="200" w:lineRule="auto"/>
        <w:rPr/>
      </w:pPr>
      <w:r w:rsidDel="00000000" w:rsidR="00000000" w:rsidRPr="00000000">
        <w:rPr>
          <w:rtl w:val="0"/>
        </w:rPr>
        <w:t xml:space="preserve">5.11 etl_runs</w:t>
      </w:r>
    </w:p>
    <w:p w:rsidR="00000000" w:rsidDel="00000000" w:rsidP="00000000" w:rsidRDefault="00000000" w:rsidRPr="00000000" w14:paraId="000001F7">
      <w:pPr>
        <w:rPr/>
      </w:pPr>
      <w:r w:rsidDel="00000000" w:rsidR="00000000" w:rsidRPr="00000000">
        <w:rPr>
          <w:b w:val="1"/>
          <w:bCs w:val="1"/>
          <w:rtl w:val="0"/>
        </w:rPr>
        <w:t xml:space="preserve">Purpose: </w:t>
      </w:r>
      <w:r w:rsidDel="00000000" w:rsidR="00000000" w:rsidRPr="00000000">
        <w:rPr>
          <w:rtl w:val="0"/>
        </w:rPr>
        <w:t xml:space="preserve">Track ETL job execution and data quality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F8">
            <w:pPr>
              <w:rPr/>
            </w:pPr>
            <w:r w:rsidDel="00000000" w:rsidR="00000000" w:rsidRPr="00000000">
              <w:rPr>
                <w:b w:val="1"/>
                <w:bCs w:val="1"/>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F9">
            <w:pPr>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FA">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B">
            <w:pPr>
              <w:rPr/>
            </w:pPr>
            <w:r w:rsidDel="00000000" w:rsidR="00000000" w:rsidRPr="00000000">
              <w:rPr>
                <w:rtl w:val="0"/>
              </w:rPr>
              <w:t xml:space="preserve">run_id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C">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D">
            <w:pPr>
              <w:rPr/>
            </w:pPr>
            <w:r w:rsidDel="00000000" w:rsidR="00000000" w:rsidRPr="00000000">
              <w:rPr>
                <w:rtl w:val="0"/>
              </w:rPr>
              <w:t xml:space="preserve">UUID primary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E">
            <w:pPr>
              <w:rPr/>
            </w:pPr>
            <w:r w:rsidDel="00000000" w:rsidR="00000000" w:rsidRPr="00000000">
              <w:rPr>
                <w:rtl w:val="0"/>
              </w:rPr>
              <w:t xml:space="preserve">source_system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F">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0">
            <w:pPr>
              <w:rPr/>
            </w:pPr>
            <w:r w:rsidDel="00000000" w:rsidR="00000000" w:rsidRPr="00000000">
              <w:rPr>
                <w:rtl w:val="0"/>
              </w:rPr>
              <w:t xml:space="preserve">'gmail', 'salesforce', 'dialpad', 'hubspot'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1">
            <w:pPr>
              <w:rPr/>
            </w:pPr>
            <w:r w:rsidDel="00000000" w:rsidR="00000000" w:rsidRPr="00000000">
              <w:rPr>
                <w:rtl w:val="0"/>
              </w:rPr>
              <w:t xml:space="preserve">job_type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2">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3">
            <w:pPr>
              <w:rPr/>
            </w:pPr>
            <w:r w:rsidDel="00000000" w:rsidR="00000000" w:rsidRPr="00000000">
              <w:rPr>
                <w:rtl w:val="0"/>
              </w:rPr>
              <w:t xml:space="preserve">'full', 'incremental', 'reconciliation'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4">
            <w:pPr>
              <w:rPr/>
            </w:pPr>
            <w:r w:rsidDel="00000000" w:rsidR="00000000" w:rsidRPr="00000000">
              <w:rPr>
                <w:rtl w:val="0"/>
              </w:rPr>
              <w:t xml:space="preserve">started_at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5">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6">
            <w:pPr>
              <w:rPr/>
            </w:pPr>
            <w:r w:rsidDel="00000000" w:rsidR="00000000" w:rsidRPr="00000000">
              <w:rPr>
                <w:rtl w:val="0"/>
              </w:rPr>
              <w:t xml:space="preserve">Job start 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7">
            <w:pPr>
              <w:rPr/>
            </w:pPr>
            <w:r w:rsidDel="00000000" w:rsidR="00000000" w:rsidRPr="00000000">
              <w:rPr>
                <w:rtl w:val="0"/>
              </w:rPr>
              <w:t xml:space="preserve">completed_at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8">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9">
            <w:pPr>
              <w:rPr/>
            </w:pPr>
            <w:r w:rsidDel="00000000" w:rsidR="00000000" w:rsidRPr="00000000">
              <w:rPr>
                <w:rtl w:val="0"/>
              </w:rPr>
              <w:t xml:space="preserve">Job completion 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A">
            <w:pPr>
              <w:rPr/>
            </w:pPr>
            <w:r w:rsidDel="00000000" w:rsidR="00000000" w:rsidRPr="00000000">
              <w:rPr>
                <w:rtl w:val="0"/>
              </w:rPr>
              <w:t xml:space="preserve">rows_processed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B">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C">
            <w:pPr>
              <w:rPr/>
            </w:pPr>
            <w:r w:rsidDel="00000000" w:rsidR="00000000" w:rsidRPr="00000000">
              <w:rPr>
                <w:rtl w:val="0"/>
              </w:rPr>
              <w:t xml:space="preserve">Number of rows processed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D">
            <w:pPr>
              <w:rPr/>
            </w:pPr>
            <w:r w:rsidDel="00000000" w:rsidR="00000000" w:rsidRPr="00000000">
              <w:rPr>
                <w:rtl w:val="0"/>
              </w:rPr>
              <w:t xml:space="preserve">rows_failed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E">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F">
            <w:pPr>
              <w:rPr/>
            </w:pPr>
            <w:r w:rsidDel="00000000" w:rsidR="00000000" w:rsidRPr="00000000">
              <w:rPr>
                <w:rtl w:val="0"/>
              </w:rPr>
              <w:t xml:space="preserve">Number of rows that failed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0">
            <w:pPr>
              <w:rPr/>
            </w:pPr>
            <w:r w:rsidDel="00000000" w:rsidR="00000000" w:rsidRPr="00000000">
              <w:rPr>
                <w:rtl w:val="0"/>
              </w:rPr>
              <w:t xml:space="preserve">status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1">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2">
            <w:pPr>
              <w:rPr/>
            </w:pPr>
            <w:r w:rsidDel="00000000" w:rsidR="00000000" w:rsidRPr="00000000">
              <w:rPr>
                <w:rtl w:val="0"/>
              </w:rPr>
              <w:t xml:space="preserve">'success', 'partial', 'failed'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3">
            <w:pPr>
              <w:rPr/>
            </w:pPr>
            <w:r w:rsidDel="00000000" w:rsidR="00000000" w:rsidRPr="00000000">
              <w:rPr>
                <w:rtl w:val="0"/>
              </w:rPr>
              <w:t xml:space="preserve">error_message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5">
            <w:pPr>
              <w:rPr/>
            </w:pPr>
            <w:r w:rsidDel="00000000" w:rsidR="00000000" w:rsidRPr="00000000">
              <w:rPr>
                <w:rtl w:val="0"/>
              </w:rPr>
              <w:t xml:space="preserve">Error details if failed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6">
            <w:pPr>
              <w:rPr/>
            </w:pPr>
            <w:r w:rsidDel="00000000" w:rsidR="00000000" w:rsidRPr="00000000">
              <w:rPr>
                <w:rtl w:val="0"/>
              </w:rPr>
              <w:t xml:space="preserve">watermark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7">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8">
            <w:pPr>
              <w:rPr/>
            </w:pPr>
            <w:r w:rsidDel="00000000" w:rsidR="00000000" w:rsidRPr="00000000">
              <w:rPr>
                <w:rtl w:val="0"/>
              </w:rPr>
              <w:t xml:space="preserve">LastModifiedDate for incremental syncs</w:t>
            </w:r>
          </w:p>
        </w:tc>
      </w:tr>
    </w:tbl>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rPr/>
      </w:pPr>
      <w:r w:rsidDel="00000000" w:rsidR="00000000" w:rsidRPr="00000000">
        <w:rPr>
          <w:rtl w:val="0"/>
        </w:rPr>
        <w:t xml:space="preserve">6. Entity Resolution &amp; Matching Logic</w:t>
      </w:r>
    </w:p>
    <w:p w:rsidR="00000000" w:rsidDel="00000000" w:rsidP="00000000" w:rsidRDefault="00000000" w:rsidRPr="00000000" w14:paraId="0000021B">
      <w:pPr>
        <w:rPr/>
      </w:pPr>
      <w:r w:rsidDel="00000000" w:rsidR="00000000" w:rsidRPr="00000000">
        <w:rPr>
          <w:rtl w:val="0"/>
        </w:rPr>
        <w:t xml:space="preserve">Entity resolution is critical for connecting emails, calls, and activities to correct Salesforce accounts. All matching occurs by email address or phone number—NOT by domain—because hotel chains reuse domains across hundreds of properties.</w:t>
      </w:r>
    </w:p>
    <w:p w:rsidR="00000000" w:rsidDel="00000000" w:rsidP="00000000" w:rsidRDefault="00000000" w:rsidRPr="00000000" w14:paraId="0000021C">
      <w:pPr>
        <w:pStyle w:val="Heading2"/>
        <w:spacing w:before="200" w:lineRule="auto"/>
        <w:rPr/>
      </w:pPr>
      <w:r w:rsidDel="00000000" w:rsidR="00000000" w:rsidRPr="00000000">
        <w:rPr>
          <w:rtl w:val="0"/>
        </w:rPr>
        <w:t xml:space="preserve">6.1 Email Address Matching</w:t>
      </w:r>
    </w:p>
    <w:p w:rsidR="00000000" w:rsidDel="00000000" w:rsidP="00000000" w:rsidRDefault="00000000" w:rsidRPr="00000000" w14:paraId="0000021D">
      <w:pPr>
        <w:spacing w:before="100" w:lineRule="auto"/>
        <w:rPr/>
      </w:pPr>
      <w:r w:rsidDel="00000000" w:rsidR="00000000" w:rsidRPr="00000000">
        <w:rPr>
          <w:b w:val="1"/>
          <w:bCs w:val="1"/>
          <w:rtl w:val="0"/>
        </w:rPr>
        <w:t xml:space="preserve">Matching Strategy (priority order):</w:t>
      </w:r>
      <w:ins w:author="Atajan Baratov" w:id="3" w:date="2025-11-10T15:12:01Z">
        <w:commentRangeStart w:id="5"/>
        <w:r w:rsidDel="00000000" w:rsidR="00000000" w:rsidRPr="00000000">
          <w:rPr>
            <w:b w:val="1"/>
            <w:bCs w:val="1"/>
            <w:rtl w:val="0"/>
          </w:rPr>
          <w:t xml:space="preserve"> </w:t>
        </w:r>
      </w:ins>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Exact 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email to lowercase, exact match against sf_contacts.email</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Override: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manual_mappings table for explicitly defined mappings</w:t>
      </w:r>
      <w:ins w:author="Atajan Baratov" w:id="4" w:date="2025-11-10T15:13:30Z">
        <w:commentRangeStart w: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ins>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as unmatched, surface in UI for lead creation</w:t>
      </w:r>
    </w:p>
    <w:p w:rsidR="00000000" w:rsidDel="00000000" w:rsidP="00000000" w:rsidRDefault="00000000" w:rsidRPr="00000000" w14:paraId="00000221">
      <w:pPr>
        <w:spacing w:before="160" w:lineRule="auto"/>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as Cloud Function triggered after gmail ingestion</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gmail_participants.sf_contact_id and sf_account_id</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unmatched emails in separate view for UI display</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reconciliation re-runs matching for newly added Contacts</w:t>
      </w:r>
    </w:p>
    <w:p w:rsidR="00000000" w:rsidDel="00000000" w:rsidP="00000000" w:rsidRDefault="00000000" w:rsidRPr="00000000" w14:paraId="00000226">
      <w:pPr>
        <w:pStyle w:val="Heading2"/>
        <w:spacing w:before="200" w:lineRule="auto"/>
        <w:rPr/>
      </w:pPr>
      <w:r w:rsidDel="00000000" w:rsidR="00000000" w:rsidRPr="00000000">
        <w:rPr>
          <w:rtl w:val="0"/>
        </w:rPr>
        <w:t xml:space="preserve">6.2 Phone Number Matching</w:t>
      </w:r>
    </w:p>
    <w:p w:rsidR="00000000" w:rsidDel="00000000" w:rsidP="00000000" w:rsidRDefault="00000000" w:rsidRPr="00000000" w14:paraId="00000227">
      <w:pPr>
        <w:spacing w:before="100" w:lineRule="auto"/>
        <w:rPr/>
      </w:pPr>
      <w:r w:rsidDel="00000000" w:rsidR="00000000" w:rsidRPr="00000000">
        <w:rPr>
          <w:b w:val="1"/>
          <w:bCs w:val="1"/>
          <w:rtl w:val="0"/>
        </w:rPr>
        <w:t xml:space="preserve">Matching Strategy:</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Normalize to E.164: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all phone numbers to +1234567890 format</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Exact 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against sf_contacts.phone or mobile_phone</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Partial 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exact fails, match last 10 digits (handles formatting variations)</w:t>
      </w:r>
    </w:p>
    <w:p w:rsidR="00000000" w:rsidDel="00000000" w:rsidP="00000000" w:rsidRDefault="00000000" w:rsidRPr="00000000" w14:paraId="0000022B">
      <w:pPr>
        <w:spacing w:before="160" w:lineRule="auto"/>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phonenumbers Python library for normalization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both original and normalized phone in dialpad_calls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index on normalized phone for fast lookups</w:t>
      </w:r>
    </w:p>
    <w:p w:rsidR="00000000" w:rsidDel="00000000" w:rsidP="00000000" w:rsidRDefault="00000000" w:rsidRPr="00000000" w14:paraId="0000022F">
      <w:pPr>
        <w:pStyle w:val="Heading2"/>
        <w:spacing w:before="200" w:lineRule="auto"/>
        <w:rPr/>
      </w:pPr>
      <w:r w:rsidDel="00000000" w:rsidR="00000000" w:rsidRPr="00000000">
        <w:rPr>
          <w:rtl w:val="0"/>
        </w:rPr>
        <w:t xml:space="preserve">6.3 Data Quality Metrics</w:t>
      </w:r>
    </w:p>
    <w:p w:rsidR="00000000" w:rsidDel="00000000" w:rsidP="00000000" w:rsidRDefault="00000000" w:rsidRPr="00000000" w14:paraId="00000230">
      <w:pPr>
        <w:rPr/>
      </w:pPr>
      <w:r w:rsidDel="00000000" w:rsidR="00000000" w:rsidRPr="00000000">
        <w:rPr>
          <w:rtl w:val="0"/>
        </w:rPr>
        <w:t xml:space="preserve">Track and monitor matching accuracy:</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of emails with matched_contact_id (target: 90%+)</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Percentage of calls with matched_contact_id (target: 85%+)</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unmatched records requiring manual review</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reconciliation success rate</w:t>
      </w:r>
      <w:ins w:author="Atajan Baratov" w:id="5" w:date="2025-11-10T15:14:23Z">
        <w:commentRangeStart w: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ins>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7. Core Features &amp; Capabilities</w:t>
      </w:r>
    </w:p>
    <w:p w:rsidR="00000000" w:rsidDel="00000000" w:rsidP="00000000" w:rsidRDefault="00000000" w:rsidRPr="00000000" w14:paraId="00000237">
      <w:pPr>
        <w:pStyle w:val="Heading2"/>
        <w:rPr/>
      </w:pPr>
      <w:r w:rsidDel="00000000" w:rsidR="00000000" w:rsidRPr="00000000">
        <w:rPr>
          <w:rtl w:val="0"/>
        </w:rPr>
        <w:t xml:space="preserve">7.1 AI Account Scoring &amp; Daily Recommendations</w:t>
      </w:r>
    </w:p>
    <w:p w:rsidR="00000000" w:rsidDel="00000000" w:rsidP="00000000" w:rsidRDefault="00000000" w:rsidRPr="00000000" w14:paraId="00000238">
      <w:pPr>
        <w:spacing w:before="100" w:lineRule="auto"/>
        <w:rPr/>
      </w:pPr>
      <w:r w:rsidDel="00000000" w:rsidR="00000000" w:rsidRPr="00000000">
        <w:rPr>
          <w:b w:val="1"/>
          <w:bCs w:val="1"/>
          <w:rtl w:val="0"/>
        </w:rPr>
        <w:t xml:space="preserve">Purpose:</w:t>
      </w:r>
      <w:r w:rsidDel="00000000" w:rsidR="00000000" w:rsidRPr="00000000">
        <w:rPr>
          <w:rtl w:val="0"/>
        </w:rPr>
        <w:t xml:space="preserve"> Generate daily prioritized list of accounts for each sales rep</w:t>
      </w:r>
    </w:p>
    <w:p w:rsidR="00000000" w:rsidDel="00000000" w:rsidP="00000000" w:rsidRDefault="00000000" w:rsidRPr="00000000" w14:paraId="00000239">
      <w:pPr>
        <w:spacing w:before="160" w:lineRule="auto"/>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job runs early morning (before 8 AM)</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BigQuery for all accounts with activity in last 30-60 days</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account, aggregate:</w:t>
      </w:r>
    </w:p>
    <w:p w:rsidR="00000000" w:rsidDel="00000000" w:rsidP="00000000" w:rsidRDefault="00000000" w:rsidRPr="00000000" w14:paraId="0000023D">
      <w:pPr>
        <w:ind w:left="1080" w:firstLine="0"/>
        <w:rPr/>
      </w:pPr>
      <w:r w:rsidDel="00000000" w:rsidR="00000000" w:rsidRPr="00000000">
        <w:rPr>
          <w:rtl w:val="0"/>
        </w:rPr>
        <w:t xml:space="preserve">- Last 5 email messages (subject + snippet)</w:t>
      </w:r>
    </w:p>
    <w:p w:rsidR="00000000" w:rsidDel="00000000" w:rsidP="00000000" w:rsidRDefault="00000000" w:rsidRPr="00000000" w14:paraId="0000023E">
      <w:pPr>
        <w:ind w:left="1080" w:firstLine="0"/>
        <w:rPr/>
      </w:pPr>
      <w:r w:rsidDel="00000000" w:rsidR="00000000" w:rsidRPr="00000000">
        <w:rPr>
          <w:rtl w:val="0"/>
        </w:rPr>
        <w:t xml:space="preserve">- Last 3 call transcripts</w:t>
      </w:r>
    </w:p>
    <w:p w:rsidR="00000000" w:rsidDel="00000000" w:rsidP="00000000" w:rsidRDefault="00000000" w:rsidRPr="00000000" w14:paraId="0000023F">
      <w:pPr>
        <w:ind w:left="1080" w:firstLine="0"/>
        <w:rPr/>
      </w:pPr>
      <w:r w:rsidDel="00000000" w:rsidR="00000000" w:rsidRPr="00000000">
        <w:rPr>
          <w:rtl w:val="0"/>
        </w:rPr>
        <w:t xml:space="preserve">- Open opportunities (stage, amount, close date)</w:t>
      </w:r>
    </w:p>
    <w:p w:rsidR="00000000" w:rsidDel="00000000" w:rsidP="00000000" w:rsidRDefault="00000000" w:rsidRPr="00000000" w14:paraId="00000240">
      <w:pPr>
        <w:ind w:left="1080" w:firstLine="0"/>
        <w:rPr/>
      </w:pPr>
      <w:r w:rsidDel="00000000" w:rsidR="00000000" w:rsidRPr="00000000">
        <w:rPr>
          <w:rtl w:val="0"/>
        </w:rPr>
        <w:t xml:space="preserve">- Recent Salesforce activities</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context to LLM with scoring prompt</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 JSON response and write to account_recommendations table</w:t>
      </w:r>
    </w:p>
    <w:p w:rsidR="00000000" w:rsidDel="00000000" w:rsidP="00000000" w:rsidRDefault="00000000" w:rsidRPr="00000000" w14:paraId="00000243">
      <w:pPr>
        <w:spacing w:before="160" w:lineRule="auto"/>
        <w:rPr/>
      </w:pPr>
      <w:r w:rsidDel="00000000" w:rsidR="00000000" w:rsidRPr="00000000">
        <w:rPr>
          <w:b w:val="1"/>
          <w:bCs w:val="1"/>
          <w:rtl w:val="0"/>
        </w:rPr>
        <w:t xml:space="preserve">Sample Prompt:</w:t>
      </w:r>
      <w:r w:rsidDel="00000000" w:rsidR="00000000" w:rsidRPr="00000000">
        <w:rPr>
          <w:rtl w:val="0"/>
        </w:rPr>
      </w:r>
    </w:p>
    <w:p w:rsidR="00000000" w:rsidDel="00000000" w:rsidP="00000000" w:rsidRDefault="00000000" w:rsidRPr="00000000" w14:paraId="00000244">
      <w:pPr>
        <w:spacing w:after="100" w:before="100" w:lineRule="auto"/>
        <w:rPr/>
      </w:pPr>
      <w:r w:rsidDel="00000000" w:rsidR="00000000" w:rsidRPr="00000000">
        <w:rPr>
          <w:rFonts w:ascii="Courier New" w:cs="Courier New" w:eastAsia="Courier New" w:hAnsi="Courier New"/>
          <w:sz w:val="18"/>
          <w:szCs w:val="18"/>
          <w:rtl w:val="0"/>
        </w:rPr>
        <w:t xml:space="preserve">You are a sales analyst for MaharaniWeddings. Analyze this account's recent communications and identify: (1) priority_score (0-100) - urgency to contact, (2) budget_likelihood (0-100) - likelihood discussing 2026 budget, (3) engagement_score (0-100) - recent engagement level, (4) reasoning - 2-3 sentence explanation, (5) recommended_action - specific next step, (6) key_signals - list of buying signals detected. Return as JSON.</w:t>
      </w:r>
      <w:r w:rsidDel="00000000" w:rsidR="00000000" w:rsidRPr="00000000">
        <w:rPr>
          <w:rtl w:val="0"/>
        </w:rPr>
      </w:r>
    </w:p>
    <w:p w:rsidR="00000000" w:rsidDel="00000000" w:rsidP="00000000" w:rsidRDefault="00000000" w:rsidRPr="00000000" w14:paraId="00000245">
      <w:pPr>
        <w:pStyle w:val="Heading2"/>
        <w:spacing w:before="200" w:lineRule="auto"/>
        <w:rPr/>
      </w:pPr>
      <w:r w:rsidDel="00000000" w:rsidR="00000000" w:rsidRPr="00000000">
        <w:rPr>
          <w:rtl w:val="0"/>
        </w:rPr>
        <w:t xml:space="preserve">7.2 Semantic Search &amp; Vector Embeddings</w:t>
      </w:r>
      <w:ins w:author="Atajan Baratov" w:id="6" w:date="2025-11-10T15:17:03Z">
        <w:commentRangeStart w:id="8"/>
        <w:r w:rsidDel="00000000" w:rsidR="00000000" w:rsidRPr="00000000">
          <w:rPr>
            <w:rtl w:val="0"/>
          </w:rPr>
          <w:t xml:space="preserve"> </w:t>
        </w:r>
      </w:ins>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46">
      <w:pPr>
        <w:spacing w:before="100" w:lineRule="auto"/>
        <w:rPr/>
      </w:pPr>
      <w:r w:rsidDel="00000000" w:rsidR="00000000" w:rsidRPr="00000000">
        <w:rPr>
          <w:b w:val="1"/>
          <w:bCs w:val="1"/>
          <w:rtl w:val="0"/>
        </w:rPr>
        <w:t xml:space="preserve">Purpose:</w:t>
      </w:r>
      <w:r w:rsidDel="00000000" w:rsidR="00000000" w:rsidRPr="00000000">
        <w:rPr>
          <w:rtl w:val="0"/>
        </w:rPr>
        <w:t xml:space="preserve"> Enable queries like 'accounts discussing budget' or 'mentions of competitors'</w:t>
      </w:r>
    </w:p>
    <w:p w:rsidR="00000000" w:rsidDel="00000000" w:rsidP="00000000" w:rsidRDefault="00000000" w:rsidRPr="00000000" w14:paraId="00000247">
      <w:pPr>
        <w:spacing w:before="160" w:lineRule="auto"/>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embeddings for gmail_messages.body_text and dialpad_calls.transcript_text</w:t>
      </w:r>
      <w:ins w:author="Atajan Baratov" w:id="7" w:date="2025-11-10T15:18:36Z">
        <w:commentRangeStart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ins>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OpenAI text-embedding-3-small or Vertex AI embeddings (1536 dimensions)</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in BigQuery ARRAY&lt;FLOAT64&gt; columns</w:t>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BigQuery Vector Search with cosine similarity</w:t>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returns top 50 most relevant emails/calls, grouped by account</w:t>
      </w:r>
    </w:p>
    <w:p w:rsidR="00000000" w:rsidDel="00000000" w:rsidP="00000000" w:rsidRDefault="00000000" w:rsidRPr="00000000" w14:paraId="0000024D">
      <w:pPr>
        <w:pStyle w:val="Heading2"/>
        <w:spacing w:before="200" w:lineRule="auto"/>
        <w:rPr/>
      </w:pPr>
      <w:r w:rsidDel="00000000" w:rsidR="00000000" w:rsidRPr="00000000">
        <w:rPr>
          <w:rtl w:val="0"/>
        </w:rPr>
        <w:t xml:space="preserve">7.3 Lead Creation from Unmatched Emails</w:t>
      </w:r>
    </w:p>
    <w:p w:rsidR="00000000" w:rsidDel="00000000" w:rsidP="00000000" w:rsidRDefault="00000000" w:rsidRPr="00000000" w14:paraId="0000024E">
      <w:pPr>
        <w:spacing w:before="100" w:lineRule="auto"/>
        <w:rPr/>
      </w:pPr>
      <w:r w:rsidDel="00000000" w:rsidR="00000000" w:rsidRPr="00000000">
        <w:rPr>
          <w:b w:val="1"/>
          <w:bCs w:val="1"/>
          <w:rtl w:val="0"/>
        </w:rPr>
        <w:t xml:space="preserve">Purpose:</w:t>
      </w:r>
      <w:r w:rsidDel="00000000" w:rsidR="00000000" w:rsidRPr="00000000">
        <w:rPr>
          <w:rtl w:val="0"/>
        </w:rPr>
        <w:t xml:space="preserve"> Capture inbound opportunities from new prospects not in Salesforce</w:t>
      </w:r>
    </w:p>
    <w:p w:rsidR="00000000" w:rsidDel="00000000" w:rsidP="00000000" w:rsidRDefault="00000000" w:rsidRPr="00000000" w14:paraId="0000024F">
      <w:pPr>
        <w:spacing w:before="160" w:lineRule="auto"/>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displays unmatched Gmail participants in dedicated view</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Salesforce as Lead' button visible for each unmatched email</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click, system creates Lead via Salesforce API with:</w:t>
      </w:r>
    </w:p>
    <w:p w:rsidR="00000000" w:rsidDel="00000000" w:rsidP="00000000" w:rsidRDefault="00000000" w:rsidRPr="00000000" w14:paraId="00000253">
      <w:pPr>
        <w:ind w:left="1080" w:firstLine="0"/>
        <w:rPr/>
      </w:pPr>
      <w:r w:rsidDel="00000000" w:rsidR="00000000" w:rsidRPr="00000000">
        <w:rPr>
          <w:rtl w:val="0"/>
        </w:rPr>
        <w:t xml:space="preserve">- Name (parsed from email header)</w:t>
      </w:r>
    </w:p>
    <w:p w:rsidR="00000000" w:rsidDel="00000000" w:rsidP="00000000" w:rsidRDefault="00000000" w:rsidRPr="00000000" w14:paraId="00000254">
      <w:pPr>
        <w:ind w:left="1080" w:firstLine="0"/>
        <w:rPr/>
      </w:pPr>
      <w:r w:rsidDel="00000000" w:rsidR="00000000" w:rsidRPr="00000000">
        <w:rPr>
          <w:rtl w:val="0"/>
        </w:rPr>
        <w:t xml:space="preserve">- Email (from gmail_participants)</w:t>
      </w:r>
    </w:p>
    <w:p w:rsidR="00000000" w:rsidDel="00000000" w:rsidP="00000000" w:rsidRDefault="00000000" w:rsidRPr="00000000" w14:paraId="00000255">
      <w:pPr>
        <w:ind w:left="1080" w:firstLine="0"/>
        <w:rPr/>
      </w:pPr>
      <w:r w:rsidDel="00000000" w:rsidR="00000000" w:rsidRPr="00000000">
        <w:rPr>
          <w:rtl w:val="0"/>
        </w:rPr>
        <w:t xml:space="preserve">- Company (parsed from signature or domain)</w:t>
      </w:r>
    </w:p>
    <w:p w:rsidR="00000000" w:rsidDel="00000000" w:rsidP="00000000" w:rsidRDefault="00000000" w:rsidRPr="00000000" w14:paraId="00000256">
      <w:pPr>
        <w:ind w:left="1080" w:firstLine="0"/>
        <w:rPr/>
      </w:pPr>
      <w:r w:rsidDel="00000000" w:rsidR="00000000" w:rsidRPr="00000000">
        <w:rPr>
          <w:rtl w:val="0"/>
        </w:rPr>
        <w:t xml:space="preserve">- Lead Source = 'AI Inbound Email'</w:t>
      </w:r>
    </w:p>
    <w:p w:rsidR="00000000" w:rsidDel="00000000" w:rsidP="00000000" w:rsidRDefault="00000000" w:rsidRPr="00000000" w14:paraId="00000257">
      <w:pPr>
        <w:ind w:left="1080" w:firstLine="0"/>
        <w:rPr/>
      </w:pPr>
      <w:r w:rsidDel="00000000" w:rsidR="00000000" w:rsidRPr="00000000">
        <w:rPr>
          <w:rtl w:val="0"/>
        </w:rPr>
        <w:t xml:space="preserve">- Owner = current rep</w:t>
      </w:r>
    </w:p>
    <w:p w:rsidR="00000000" w:rsidDel="00000000" w:rsidP="00000000" w:rsidRDefault="00000000" w:rsidRPr="00000000" w14:paraId="00000258">
      <w:pPr>
        <w:ind w:left="1080" w:firstLine="0"/>
        <w:rPr/>
      </w:pPr>
      <w:r w:rsidDel="00000000" w:rsidR="00000000" w:rsidRPr="00000000">
        <w:rPr>
          <w:rtl w:val="0"/>
        </w:rPr>
        <w:t xml:space="preserve">- Status = 'New'</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written to sf_leads table</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gmail_participants.sf_contact_id updated with new Lead ID</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confirmation displayed in UI</w:t>
      </w:r>
    </w:p>
    <w:p w:rsidR="00000000" w:rsidDel="00000000" w:rsidP="00000000" w:rsidRDefault="00000000" w:rsidRPr="00000000" w14:paraId="0000025C">
      <w:pPr>
        <w:pStyle w:val="Heading2"/>
        <w:spacing w:before="200" w:lineRule="auto"/>
        <w:rPr/>
      </w:pPr>
      <w:r w:rsidDel="00000000" w:rsidR="00000000" w:rsidRPr="00000000">
        <w:rPr>
          <w:rtl w:val="0"/>
        </w:rPr>
        <w:t xml:space="preserve">7.4 HubSpot Sequence Enrollment</w:t>
      </w:r>
    </w:p>
    <w:p w:rsidR="00000000" w:rsidDel="00000000" w:rsidP="00000000" w:rsidRDefault="00000000" w:rsidRPr="00000000" w14:paraId="0000025D">
      <w:pPr>
        <w:spacing w:before="100" w:lineRule="auto"/>
        <w:rPr/>
      </w:pPr>
      <w:r w:rsidDel="00000000" w:rsidR="00000000" w:rsidRPr="00000000">
        <w:rPr>
          <w:b w:val="1"/>
          <w:bCs w:val="1"/>
          <w:rtl w:val="0"/>
        </w:rPr>
        <w:t xml:space="preserve">Purpose:</w:t>
      </w:r>
      <w:r w:rsidDel="00000000" w:rsidR="00000000" w:rsidRPr="00000000">
        <w:rPr>
          <w:rtl w:val="0"/>
        </w:rPr>
        <w:t xml:space="preserve"> Add contacts to automated nurture sequences for consistent follow-up</w:t>
      </w:r>
    </w:p>
    <w:p w:rsidR="00000000" w:rsidDel="00000000" w:rsidP="00000000" w:rsidRDefault="00000000" w:rsidRPr="00000000" w14:paraId="0000025E">
      <w:pPr>
        <w:spacing w:before="160" w:lineRule="auto"/>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displays 'Add to HubSpot Sequence' dropdown for each contact</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Dropdown lists available active sequences from hubspot_sequences table</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sequence and clicks 'Enroll'</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calls HubSpot API to enroll contact (requires email + name)</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Enrollment status displayed in UI (success/failure with error message)</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sync enrollment status back to BigQuery for reporting</w:t>
      </w:r>
    </w:p>
    <w:p w:rsidR="00000000" w:rsidDel="00000000" w:rsidP="00000000" w:rsidRDefault="00000000" w:rsidRPr="00000000" w14:paraId="00000265">
      <w:pPr>
        <w:spacing w:before="160" w:lineRule="auto"/>
        <w:rPr/>
      </w:pPr>
      <w:r w:rsidDel="00000000" w:rsidR="00000000" w:rsidRPr="00000000">
        <w:rPr>
          <w:b w:val="1"/>
          <w:bCs w:val="1"/>
          <w:rtl w:val="0"/>
        </w:rPr>
        <w:t xml:space="preserve">Technical Notes: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98%+ success rate for enrollments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API errors gracefully with user-friendly messages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HubSpot not connected, hide feature</w:t>
      </w:r>
    </w:p>
    <w:p w:rsidR="00000000" w:rsidDel="00000000" w:rsidP="00000000" w:rsidRDefault="00000000" w:rsidRPr="00000000" w14:paraId="00000269">
      <w:pPr>
        <w:pStyle w:val="Heading2"/>
        <w:spacing w:before="200" w:lineRule="auto"/>
        <w:rPr/>
      </w:pPr>
      <w:r w:rsidDel="00000000" w:rsidR="00000000" w:rsidRPr="00000000">
        <w:rPr>
          <w:rtl w:val="0"/>
        </w:rPr>
        <w:t xml:space="preserve">7.5 AI Email Reply Automation</w:t>
      </w:r>
    </w:p>
    <w:p w:rsidR="00000000" w:rsidDel="00000000" w:rsidP="00000000" w:rsidRDefault="00000000" w:rsidRPr="00000000" w14:paraId="0000026A">
      <w:pPr>
        <w:spacing w:before="100" w:lineRule="auto"/>
        <w:rPr/>
      </w:pPr>
      <w:r w:rsidDel="00000000" w:rsidR="00000000" w:rsidRPr="00000000">
        <w:rPr>
          <w:b w:val="1"/>
          <w:bCs w:val="1"/>
          <w:rtl w:val="0"/>
        </w:rPr>
        <w:t xml:space="preserve">Purpose:</w:t>
      </w:r>
      <w:r w:rsidDel="00000000" w:rsidR="00000000" w:rsidRPr="00000000">
        <w:rPr>
          <w:rtl w:val="0"/>
        </w:rPr>
        <w:t xml:space="preserve"> Help reps respond faster with AI-generated, contextual email drafts</w:t>
      </w:r>
    </w:p>
    <w:p w:rsidR="00000000" w:rsidDel="00000000" w:rsidP="00000000" w:rsidRDefault="00000000" w:rsidRPr="00000000" w14:paraId="0000026B">
      <w:pPr>
        <w:spacing w:before="160" w:lineRule="auto"/>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AI Reply' button visible on email thread view</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fetches thread context (last 5 messages in thread)</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Retrieves account notes from Salesforce</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generates draft response (HTML + plain text) personalized to tone and intent</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displayed in editable text area in UI</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edit draft and click 'Send via Gmail'</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sends email via Gmail API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SEND ONLY AFTER </w:t>
      </w:r>
      <w:r w:rsidDel="00000000" w:rsidR="00000000" w:rsidRPr="00000000">
        <w:rPr>
          <w:i w:val="1"/>
          <w:iCs w:val="1"/>
          <w:rtl w:val="0"/>
        </w:rPr>
        <w:t xml:space="preserve">USER REVIEW AND APPROVAL</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ogs email to Salesforce as Activity</w:t>
      </w:r>
    </w:p>
    <w:p w:rsidR="00000000" w:rsidDel="00000000" w:rsidP="00000000" w:rsidRDefault="00000000" w:rsidRPr="00000000" w14:paraId="00000274">
      <w:pPr>
        <w:spacing w:before="160" w:lineRule="auto"/>
        <w:rPr/>
      </w:pPr>
      <w:r w:rsidDel="00000000" w:rsidR="00000000" w:rsidRPr="00000000">
        <w:rPr>
          <w:b w:val="1"/>
          <w:bCs w:val="1"/>
          <w:rtl w:val="0"/>
        </w:rPr>
        <w:t xml:space="preserve">Sample Prompt:</w:t>
      </w:r>
      <w:r w:rsidDel="00000000" w:rsidR="00000000" w:rsidRPr="00000000">
        <w:rPr>
          <w:rtl w:val="0"/>
        </w:rPr>
      </w:r>
    </w:p>
    <w:p w:rsidR="00000000" w:rsidDel="00000000" w:rsidP="00000000" w:rsidRDefault="00000000" w:rsidRPr="00000000" w14:paraId="00000275">
      <w:pPr>
        <w:spacing w:after="100" w:before="100" w:lineRule="auto"/>
        <w:rPr/>
      </w:pPr>
      <w:r w:rsidDel="00000000" w:rsidR="00000000" w:rsidRPr="00000000">
        <w:rPr>
          <w:rFonts w:ascii="Courier New" w:cs="Courier New" w:eastAsia="Courier New" w:hAnsi="Courier New"/>
          <w:sz w:val="18"/>
          <w:szCs w:val="18"/>
          <w:rtl w:val="0"/>
        </w:rPr>
        <w:t xml:space="preserve">Compose a concise, professional reply to this hotel partner reaffirming interest in 2026 budget placement and offering to schedule a follow-up call. Maintain a warm, consultative tone consistent with MaharaniWeddings brand. Include previous thread context for continuity.</w:t>
      </w:r>
      <w:r w:rsidDel="00000000" w:rsidR="00000000" w:rsidRPr="00000000">
        <w:rPr>
          <w:rtl w:val="0"/>
        </w:rPr>
      </w:r>
    </w:p>
    <w:p w:rsidR="00000000" w:rsidDel="00000000" w:rsidP="00000000" w:rsidRDefault="00000000" w:rsidRPr="00000000" w14:paraId="00000276">
      <w:pPr>
        <w:pStyle w:val="Heading2"/>
        <w:spacing w:before="200" w:lineRule="auto"/>
        <w:rPr/>
      </w:pPr>
      <w:r w:rsidDel="00000000" w:rsidR="00000000" w:rsidRPr="00000000">
        <w:rPr>
          <w:rtl w:val="0"/>
        </w:rPr>
        <w:t xml:space="preserve">7.6 Natural Language Query Interface</w:t>
      </w:r>
    </w:p>
    <w:p w:rsidR="00000000" w:rsidDel="00000000" w:rsidP="00000000" w:rsidRDefault="00000000" w:rsidRPr="00000000" w14:paraId="00000277">
      <w:pPr>
        <w:spacing w:before="100" w:lineRule="auto"/>
        <w:rPr/>
      </w:pPr>
      <w:r w:rsidDel="00000000" w:rsidR="00000000" w:rsidRPr="00000000">
        <w:rPr>
          <w:b w:val="1"/>
          <w:bCs w:val="1"/>
          <w:rtl w:val="0"/>
        </w:rPr>
        <w:t xml:space="preserve">Purpose:</w:t>
      </w:r>
      <w:r w:rsidDel="00000000" w:rsidR="00000000" w:rsidRPr="00000000">
        <w:rPr>
          <w:rtl w:val="0"/>
        </w:rPr>
        <w:t xml:space="preserve"> Allow reps to ask questions and get immediate answers</w:t>
      </w:r>
    </w:p>
    <w:p w:rsidR="00000000" w:rsidDel="00000000" w:rsidP="00000000" w:rsidRDefault="00000000" w:rsidRPr="00000000" w14:paraId="00000278">
      <w:pPr>
        <w:spacing w:before="160" w:lineRule="auto"/>
        <w:rPr/>
      </w:pPr>
      <w:r w:rsidDel="00000000" w:rsidR="00000000" w:rsidRPr="00000000">
        <w:rPr>
          <w:b w:val="1"/>
          <w:bCs w:val="1"/>
          <w:rtl w:val="0"/>
        </w:rPr>
        <w:t xml:space="preserve">Query Flow:</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submits natural language query via web interface</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converts query to SQL + optional vector search</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SQL against BigQuery (with safety validation)</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summarizes results in natural language</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to user with source links (click to see original email/call)</w:t>
      </w:r>
    </w:p>
    <w:p w:rsidR="00000000" w:rsidDel="00000000" w:rsidP="00000000" w:rsidRDefault="00000000" w:rsidRPr="00000000" w14:paraId="0000027E">
      <w:pPr>
        <w:spacing w:before="160" w:lineRule="auto"/>
        <w:rPr/>
      </w:pPr>
      <w:r w:rsidDel="00000000" w:rsidR="00000000" w:rsidRPr="00000000">
        <w:rPr>
          <w:b w:val="1"/>
          <w:bCs w:val="1"/>
          <w:rtl w:val="0"/>
        </w:rPr>
        <w:t xml:space="preserve">Example Queries: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accounts mentioned budget in the last 30 days?"</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accounts I emailed but haven't called"</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Four Seasons Orlando say on their last call?"</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engaged accounts this month"</w:t>
      </w:r>
    </w:p>
    <w:p w:rsidR="00000000" w:rsidDel="00000000" w:rsidP="00000000" w:rsidRDefault="00000000" w:rsidRPr="00000000" w14:paraId="00000283">
      <w:pPr>
        <w:spacing w:before="160" w:lineRule="auto"/>
        <w:rPr/>
      </w:pPr>
      <w:r w:rsidDel="00000000" w:rsidR="00000000" w:rsidRPr="00000000">
        <w:rPr>
          <w:b w:val="1"/>
          <w:bCs w:val="1"/>
          <w:rtl w:val="0"/>
        </w:rPr>
        <w:t xml:space="preserve">Safety Guardrails: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SQL before execution (prevent DROP, DELETE, UPDATE)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to SELECT queries only</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query timeout to 30 seconds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result set to 100 rows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all queries for audit</w:t>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rPr/>
      </w:pPr>
      <w:r w:rsidDel="00000000" w:rsidR="00000000" w:rsidRPr="00000000">
        <w:rPr>
          <w:rtl w:val="0"/>
        </w:rPr>
        <w:t xml:space="preserve">8. User Interface Requirements</w:t>
      </w:r>
    </w:p>
    <w:p w:rsidR="00000000" w:rsidDel="00000000" w:rsidP="00000000" w:rsidRDefault="00000000" w:rsidRPr="00000000" w14:paraId="0000028B">
      <w:pPr>
        <w:pStyle w:val="Heading2"/>
        <w:rPr/>
      </w:pPr>
      <w:r w:rsidDel="00000000" w:rsidR="00000000" w:rsidRPr="00000000">
        <w:rPr>
          <w:rtl w:val="0"/>
        </w:rPr>
        <w:t xml:space="preserve">8.1 Technology Choice</w:t>
      </w:r>
      <w:ins w:author="Atajan Baratov" w:id="8" w:date="2025-11-10T15:21:03Z">
        <w:commentRangeStart w:id="10"/>
        <w:r w:rsidDel="00000000" w:rsidR="00000000" w:rsidRPr="00000000">
          <w:rPr>
            <w:rtl w:val="0"/>
          </w:rPr>
          <w:t xml:space="preserve">  </w:t>
        </w:r>
      </w:ins>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Streamlit: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Faster development, Python-native, good for data-driven UIs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Next.js: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polished, better performance, modern React framework</w:t>
      </w:r>
    </w:p>
    <w:p w:rsidR="00000000" w:rsidDel="00000000" w:rsidP="00000000" w:rsidRDefault="00000000" w:rsidRPr="00000000" w14:paraId="0000028F">
      <w:pPr>
        <w:spacing w:before="160" w:lineRule="auto"/>
        <w:rPr/>
      </w:pPr>
      <w:r w:rsidDel="00000000" w:rsidR="00000000" w:rsidRPr="00000000">
        <w:rPr>
          <w:rtl w:val="0"/>
        </w:rPr>
        <w:t xml:space="preserve">Contractor should recommend based on expertise. Both are acceptable.  Must be internal only, restricted to MaharaniWeddings Google Workspace</w:t>
      </w:r>
    </w:p>
    <w:p w:rsidR="00000000" w:rsidDel="00000000" w:rsidP="00000000" w:rsidRDefault="00000000" w:rsidRPr="00000000" w14:paraId="00000290">
      <w:pPr>
        <w:pStyle w:val="Heading2"/>
        <w:spacing w:before="200" w:lineRule="auto"/>
        <w:rPr/>
      </w:pPr>
      <w:r w:rsidDel="00000000" w:rsidR="00000000" w:rsidRPr="00000000">
        <w:rPr>
          <w:rtl w:val="0"/>
        </w:rPr>
        <w:t xml:space="preserve">8.2 Core Views &amp; Features</w:t>
      </w:r>
    </w:p>
    <w:p w:rsidR="00000000" w:rsidDel="00000000" w:rsidP="00000000" w:rsidRDefault="00000000" w:rsidRPr="00000000" w14:paraId="00000291">
      <w:pPr>
        <w:pStyle w:val="Heading3"/>
        <w:spacing w:before="160" w:lineRule="auto"/>
        <w:rPr/>
      </w:pPr>
      <w:r w:rsidDel="00000000" w:rsidR="00000000" w:rsidRPr="00000000">
        <w:rPr>
          <w:rtl w:val="0"/>
        </w:rPr>
        <w:t xml:space="preserve">Dashboard - Daily Priority Accounts</w:t>
      </w:r>
      <w:ins w:author="Atajan Baratov" w:id="9" w:date="2025-11-10T15:19:43Z">
        <w:commentRangeStart w:id="11"/>
        <w:r w:rsidDel="00000000" w:rsidR="00000000" w:rsidRPr="00000000">
          <w:rPr>
            <w:rtl w:val="0"/>
          </w:rPr>
          <w:t xml:space="preserve"> </w:t>
        </w:r>
      </w:ins>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top 20 priority accounts for logged-in sales rep</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account name, priority score, budget likelihood, last interaction date, recommended action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account to see full detail view</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Sortable by: score, budget likelihood, last interaction</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my accounts, all team accounts, date range</w:t>
      </w:r>
    </w:p>
    <w:p w:rsidR="00000000" w:rsidDel="00000000" w:rsidP="00000000" w:rsidRDefault="00000000" w:rsidRPr="00000000" w14:paraId="00000297">
      <w:pPr>
        <w:pStyle w:val="Heading3"/>
        <w:spacing w:before="160" w:lineRule="auto"/>
        <w:rPr/>
      </w:pPr>
      <w:r w:rsidDel="00000000" w:rsidR="00000000" w:rsidRPr="00000000">
        <w:rPr>
          <w:rtl w:val="0"/>
        </w:rPr>
        <w:t xml:space="preserve">Query Interface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input for natural language questions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results with links to source emails/calls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generated SQL (optional, for transparency)</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common queries as bookmarks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queries displayed as quick-start buttons</w:t>
      </w:r>
    </w:p>
    <w:p w:rsidR="00000000" w:rsidDel="00000000" w:rsidP="00000000" w:rsidRDefault="00000000" w:rsidRPr="00000000" w14:paraId="0000029D">
      <w:pPr>
        <w:pStyle w:val="Heading3"/>
        <w:spacing w:before="160" w:lineRule="auto"/>
        <w:rPr/>
      </w:pPr>
      <w:r w:rsidDel="00000000" w:rsidR="00000000" w:rsidRPr="00000000">
        <w:rPr>
          <w:rtl w:val="0"/>
        </w:rPr>
        <w:t xml:space="preserve">Unmatched Emails View</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all unmatched Gmail participants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email address, sender name, message subject, date</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Salesforce as Lead' button for each</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as ignored/spam option</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date range</w:t>
      </w:r>
    </w:p>
    <w:p w:rsidR="00000000" w:rsidDel="00000000" w:rsidP="00000000" w:rsidRDefault="00000000" w:rsidRPr="00000000" w14:paraId="000002A3">
      <w:pPr>
        <w:pStyle w:val="Heading3"/>
        <w:spacing w:before="160" w:lineRule="auto"/>
        <w:rPr/>
      </w:pPr>
      <w:r w:rsidDel="00000000" w:rsidR="00000000" w:rsidRPr="00000000">
        <w:rPr>
          <w:rtl w:val="0"/>
        </w:rPr>
        <w:t xml:space="preserve">Account Detail View</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of all interactions (emails, calls, activities) sorted chronologically</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opportunities table with stage, amount, close date</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contacts with last interaction date</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account summary (from scoring job)</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buttons: Generate AI Reply, Add to HubSpot Sequence</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Salesforce account record</w:t>
      </w:r>
    </w:p>
    <w:p w:rsidR="00000000" w:rsidDel="00000000" w:rsidP="00000000" w:rsidRDefault="00000000" w:rsidRPr="00000000" w14:paraId="000002AA">
      <w:pPr>
        <w:pStyle w:val="Heading3"/>
        <w:spacing w:before="160" w:lineRule="auto"/>
        <w:rPr/>
      </w:pPr>
      <w:r w:rsidDel="00000000" w:rsidR="00000000" w:rsidRPr="00000000">
        <w:rPr>
          <w:rtl w:val="0"/>
        </w:rPr>
        <w:t xml:space="preserve">Email Thread View</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full email thread with messages in chronological order</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AI Reply' button visible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Editable text area for draft email</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button triggers Gmail API</w:t>
      </w:r>
    </w:p>
    <w:p w:rsidR="00000000" w:rsidDel="00000000" w:rsidP="00000000" w:rsidRDefault="00000000" w:rsidRPr="00000000" w14:paraId="000002AF">
      <w:pPr>
        <w:pStyle w:val="Heading2"/>
        <w:spacing w:before="200" w:lineRule="auto"/>
        <w:rPr/>
      </w:pPr>
      <w:r w:rsidDel="00000000" w:rsidR="00000000" w:rsidRPr="00000000">
        <w:rPr>
          <w:rtl w:val="0"/>
        </w:rPr>
        <w:t xml:space="preserve">8.3 Authentication &amp; Authorization</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Workspace SSO (OAuth 2.0)</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Google email to Salesforce User ID for personalization</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 access to MaharaniWeddings.com domain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management with secure cookies</w:t>
      </w:r>
    </w:p>
    <w:p w:rsidR="00000000" w:rsidDel="00000000" w:rsidP="00000000" w:rsidRDefault="00000000" w:rsidRPr="00000000" w14:paraId="000002B4">
      <w:pPr>
        <w:pStyle w:val="Heading2"/>
        <w:spacing w:before="200" w:lineRule="auto"/>
        <w:rPr/>
      </w:pPr>
      <w:r w:rsidDel="00000000" w:rsidR="00000000" w:rsidRPr="00000000">
        <w:rPr>
          <w:rtl w:val="0"/>
        </w:rPr>
        <w:t xml:space="preserve">8.4 Mobile Responsiveness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mobile-friendly (sales reps check on phone)</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dashboard must work well on mobile screens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detail view with responsive timeline</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Touch-friendly UI elements</w:t>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rPr/>
      </w:pPr>
      <w:r w:rsidDel="00000000" w:rsidR="00000000" w:rsidRPr="00000000">
        <w:rPr>
          <w:rtl w:val="0"/>
        </w:rPr>
        <w:t xml:space="preserve">9. Security &amp; Compliance</w:t>
      </w:r>
    </w:p>
    <w:p w:rsidR="00000000" w:rsidDel="00000000" w:rsidP="00000000" w:rsidRDefault="00000000" w:rsidRPr="00000000" w14:paraId="000002BB">
      <w:pPr>
        <w:pStyle w:val="Heading2"/>
        <w:rPr/>
      </w:pPr>
      <w:r w:rsidDel="00000000" w:rsidR="00000000" w:rsidRPr="00000000">
        <w:rPr>
          <w:rtl w:val="0"/>
        </w:rPr>
        <w:t xml:space="preserve">9.1 Data Security</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Encryption at Rest: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BigQuery encrypts data by default using Google-managed keys</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Encryption in Transit: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API calls use HTTPS/TLS 1.2+</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Secrets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API keys, OAuth tokens in Google Secret Manager, never in code or config files</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Control: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IAM roles with least privilege principle, no shared credentials</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 Logging: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Cloud Audit Logs for all GCP services</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Retention: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3-year retention policy with automated deletion</w:t>
      </w:r>
    </w:p>
    <w:p w:rsidR="00000000" w:rsidDel="00000000" w:rsidP="00000000" w:rsidRDefault="00000000" w:rsidRPr="00000000" w14:paraId="000002C2">
      <w:pPr>
        <w:pStyle w:val="Heading2"/>
        <w:spacing w:before="200" w:lineRule="auto"/>
        <w:rPr/>
      </w:pPr>
      <w:r w:rsidDel="00000000" w:rsidR="00000000" w:rsidRPr="00000000">
        <w:rPr>
          <w:rtl w:val="0"/>
        </w:rPr>
        <w:t xml:space="preserve">9.2 API Security</w:t>
      </w:r>
      <w:ins w:author="Atajan Baratov" w:id="10" w:date="2025-11-10T15:24:07Z">
        <w:commentRangeStart w:id="12"/>
        <w:r w:rsidDel="00000000" w:rsidR="00000000" w:rsidRPr="00000000">
          <w:rPr>
            <w:rtl w:val="0"/>
          </w:rPr>
          <w:t xml:space="preserve">  </w:t>
        </w:r>
      </w:ins>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Gmail: Read-only scope (gmail.readonly), no send/delete capabilities except via explicit UI action</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Use OAuth 2.0 refresh tokens with expiration, rotate quarterly</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Dialpad: API key stored in Secret Manager, rotated quarterly</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OAuth 2.0 with scopes limited to sequence enrollment only</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for unusual API activity (rate limiting, failed auth)</w:t>
      </w:r>
    </w:p>
    <w:p w:rsidR="00000000" w:rsidDel="00000000" w:rsidP="00000000" w:rsidRDefault="00000000" w:rsidRPr="00000000" w14:paraId="000002C8">
      <w:pPr>
        <w:pStyle w:val="Heading2"/>
        <w:spacing w:before="200" w:lineRule="auto"/>
        <w:rPr/>
      </w:pPr>
      <w:r w:rsidDel="00000000" w:rsidR="00000000" w:rsidRPr="00000000">
        <w:rPr>
          <w:rtl w:val="0"/>
        </w:rPr>
        <w:t xml:space="preserve">9.3 Privacy Considerations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Minimize PII storage—only capture what's necessary for business function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Anonymize email addresses in application logs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Optionally redact PII before sending to LLM for embeddings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data deletion requests (GDPR/CCPA compliance)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data flows and retention policies</w:t>
      </w:r>
    </w:p>
    <w:p w:rsidR="00000000" w:rsidDel="00000000" w:rsidP="00000000" w:rsidRDefault="00000000" w:rsidRPr="00000000" w14:paraId="000002CE">
      <w:pPr>
        <w:pStyle w:val="Heading2"/>
        <w:spacing w:before="200" w:lineRule="auto"/>
        <w:rPr/>
      </w:pPr>
      <w:r w:rsidDel="00000000" w:rsidR="00000000" w:rsidRPr="00000000">
        <w:rPr>
          <w:rtl w:val="0"/>
        </w:rPr>
        <w:t xml:space="preserve">9.4 Application Security</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prevention: use parameterized queries, validate all user input</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XSS prevention: sanitize all user-generated content before display</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CSRF protection: implement CSRF tokens for all state-changing operations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prevent abuse of API endpoints and query interface</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validate all form inputs on server-side</w:t>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10. Testing &amp; Quality Assurance</w:t>
      </w:r>
    </w:p>
    <w:p w:rsidR="00000000" w:rsidDel="00000000" w:rsidP="00000000" w:rsidRDefault="00000000" w:rsidRPr="00000000" w14:paraId="000002D6">
      <w:pPr>
        <w:pStyle w:val="Heading2"/>
        <w:rPr/>
      </w:pPr>
      <w:r w:rsidDel="00000000" w:rsidR="00000000" w:rsidRPr="00000000">
        <w:rPr>
          <w:rtl w:val="0"/>
        </w:rPr>
        <w:t xml:space="preserve">10.1 Unit Testing</w:t>
      </w:r>
    </w:p>
    <w:p w:rsidR="00000000" w:rsidDel="00000000" w:rsidP="00000000" w:rsidRDefault="00000000" w:rsidRPr="00000000" w14:paraId="000002D7">
      <w:pPr>
        <w:rPr/>
      </w:pPr>
      <w:r w:rsidDel="00000000" w:rsidR="00000000" w:rsidRPr="00000000">
        <w:rPr>
          <w:rtl w:val="0"/>
        </w:rPr>
        <w:t xml:space="preserve">Required unit tests:</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resolution functions (email/phone matching)</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transformation functions (normalization, parsing)</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query generation for natural language interface</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prompt formatting and JSON response parsing</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 normalization (E.164)</w:t>
      </w:r>
    </w:p>
    <w:p w:rsidR="00000000" w:rsidDel="00000000" w:rsidP="00000000" w:rsidRDefault="00000000" w:rsidRPr="00000000" w14:paraId="000002DD">
      <w:pPr>
        <w:pStyle w:val="Heading2"/>
        <w:spacing w:before="200" w:lineRule="auto"/>
        <w:rPr/>
      </w:pPr>
      <w:r w:rsidDel="00000000" w:rsidR="00000000" w:rsidRPr="00000000">
        <w:rPr>
          <w:rtl w:val="0"/>
        </w:rPr>
        <w:t xml:space="preserve">10.2 Integration Testing</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End-to-end: Gmail API → BigQuery → entity resolution → UI display</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API ingestion with sample data</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Dialpad API call log extraction with transcripts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sequence enrollment flow</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creation via Salesforce API</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email reply generation and sending via Gmail</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Nightly scoring job with mock data</w:t>
      </w:r>
    </w:p>
    <w:p w:rsidR="00000000" w:rsidDel="00000000" w:rsidP="00000000" w:rsidRDefault="00000000" w:rsidRPr="00000000" w14:paraId="000002E5">
      <w:pPr>
        <w:pStyle w:val="Heading2"/>
        <w:spacing w:before="200" w:lineRule="auto"/>
        <w:rPr/>
      </w:pPr>
      <w:r w:rsidDel="00000000" w:rsidR="00000000" w:rsidRPr="00000000">
        <w:rPr>
          <w:rtl w:val="0"/>
        </w:rPr>
        <w:t xml:space="preserve">10.3 User Acceptance Testing</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reps test priority dashboard with real data</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account matching accuracy with spot checks (target: 90%+)</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natural language queries with common sales questions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AI email drafts are contextually appropriate and editable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HubSpot enrollment success rate (target: 98%+)</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testing on iOS and Android devices</w:t>
      </w:r>
    </w:p>
    <w:p w:rsidR="00000000" w:rsidDel="00000000" w:rsidP="00000000" w:rsidRDefault="00000000" w:rsidRPr="00000000" w14:paraId="000002EC">
      <w:pPr>
        <w:pStyle w:val="Heading2"/>
        <w:spacing w:before="200" w:lineRule="auto"/>
        <w:rPr/>
      </w:pPr>
      <w:r w:rsidDel="00000000" w:rsidR="00000000" w:rsidRPr="00000000">
        <w:rPr>
          <w:rtl w:val="0"/>
        </w:rPr>
        <w:t xml:space="preserve">10.4 Performance Testing</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test BigQuery with expected data volumes (300k+ messages)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query response time (target: &lt;10 seconds for complex queries)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nightly scoring job completion time (must finish before 8 AM)</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LLM API latency and implement timeout handling</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concurrent user scenarios (3 users simultaneously)</w:t>
      </w:r>
    </w:p>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rPr/>
      </w:pPr>
      <w:r w:rsidDel="00000000" w:rsidR="00000000" w:rsidRPr="00000000">
        <w:rPr>
          <w:rtl w:val="0"/>
        </w:rPr>
        <w:t xml:space="preserve">11. Project Phases</w:t>
      </w:r>
    </w:p>
    <w:p w:rsidR="00000000" w:rsidDel="00000000" w:rsidP="00000000" w:rsidRDefault="00000000" w:rsidRPr="00000000" w14:paraId="000002F4">
      <w:pPr>
        <w:rPr/>
      </w:pPr>
      <w:r w:rsidDel="00000000" w:rsidR="00000000" w:rsidRPr="00000000">
        <w:rPr>
          <w:rtl w:val="0"/>
        </w:rPr>
        <w:t xml:space="preserve">The project is structured in phases to enable incremental delivery and validation. Contractor should provide estimated timeline for each phase based on complexity assessment.</w:t>
      </w:r>
    </w:p>
    <w:p w:rsidR="00000000" w:rsidDel="00000000" w:rsidP="00000000" w:rsidRDefault="00000000" w:rsidRPr="00000000" w14:paraId="000002F5">
      <w:pPr>
        <w:pStyle w:val="Heading2"/>
        <w:spacing w:before="200" w:lineRule="auto"/>
        <w:rPr/>
      </w:pPr>
      <w:r w:rsidDel="00000000" w:rsidR="00000000" w:rsidRPr="00000000">
        <w:rPr>
          <w:rtl w:val="0"/>
        </w:rPr>
        <w:t xml:space="preserve">Phase 1: Foundation &amp; Data Pipeline</w:t>
      </w:r>
    </w:p>
    <w:p w:rsidR="00000000" w:rsidDel="00000000" w:rsidP="00000000" w:rsidRDefault="00000000" w:rsidRPr="00000000" w14:paraId="000002F6">
      <w:pPr>
        <w:spacing w:before="100"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cloud infrastructure and data warehouse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reliable data ingestion from all 4 sources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entity resolution with 90%+ accuracy</w:t>
      </w:r>
    </w:p>
    <w:p w:rsidR="00000000" w:rsidDel="00000000" w:rsidP="00000000" w:rsidRDefault="00000000" w:rsidRPr="00000000" w14:paraId="000002FA">
      <w:pPr>
        <w:spacing w:before="160" w:lineRule="auto"/>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GCP project, BigQuery dataset, IAM roles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all BigQuery tables per schema (Section 5)</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Secret Manager for API credentials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Gmail full ingestion (historical + incremental)</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Salesforce sync for all objects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Dialpad call log and transcript extraction</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HubSpot sequence metadata sync</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entity resolution (email and phone matching)</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etl_runs logging table and error tracking</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data quality with spot checks</w:t>
      </w:r>
    </w:p>
    <w:p w:rsidR="00000000" w:rsidDel="00000000" w:rsidP="00000000" w:rsidRDefault="00000000" w:rsidRPr="00000000" w14:paraId="00000305">
      <w:pPr>
        <w:spacing w:before="160" w:lineRule="auto"/>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of emails successfully ingested</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entity resolution accuracy</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automated syncs running reliably</w:t>
      </w:r>
    </w:p>
    <w:p w:rsidR="00000000" w:rsidDel="00000000" w:rsidP="00000000" w:rsidRDefault="00000000" w:rsidRPr="00000000" w14:paraId="00000309">
      <w:pPr>
        <w:pStyle w:val="Heading2"/>
        <w:spacing w:before="200" w:lineRule="auto"/>
        <w:rPr/>
      </w:pPr>
      <w:r w:rsidDel="00000000" w:rsidR="00000000" w:rsidRPr="00000000">
        <w:rPr>
          <w:rtl w:val="0"/>
        </w:rPr>
        <w:t xml:space="preserve">Phase 2: Intelligence &amp; Automation</w:t>
      </w:r>
    </w:p>
    <w:p w:rsidR="00000000" w:rsidDel="00000000" w:rsidP="00000000" w:rsidRDefault="00000000" w:rsidRPr="00000000" w14:paraId="0000030A">
      <w:pPr>
        <w:spacing w:before="100"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semantic search and AI-powered insights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daily account prioritization</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automation features (lead creation, HubSpot enrollment, AI replies)</w:t>
      </w:r>
    </w:p>
    <w:p w:rsidR="00000000" w:rsidDel="00000000" w:rsidP="00000000" w:rsidRDefault="00000000" w:rsidRPr="00000000" w14:paraId="0000030E">
      <w:pPr>
        <w:spacing w:before="160" w:lineRule="auto"/>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embeddings for all emails and call transcripts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BigQuery Vector Search</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nightly account scoring job with LLM</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natural language query system (SQL generation)</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lead creation API endpoint (Salesforce integration)</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HubSpot sequence enrollment API</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AI email reply generation system</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scoring accuracy with sales team feedback</w:t>
      </w:r>
    </w:p>
    <w:p w:rsidR="00000000" w:rsidDel="00000000" w:rsidP="00000000" w:rsidRDefault="00000000" w:rsidRPr="00000000" w14:paraId="00000317">
      <w:pPr>
        <w:spacing w:before="160" w:lineRule="auto"/>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scores delivered by 8 AM</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queries return relevant results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creation syncs to Salesforce within 1 minute</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enrollments succeed 98%+ of time</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drafts are contextually accurate</w:t>
      </w:r>
    </w:p>
    <w:p w:rsidR="00000000" w:rsidDel="00000000" w:rsidP="00000000" w:rsidRDefault="00000000" w:rsidRPr="00000000" w14:paraId="0000031D">
      <w:pPr>
        <w:pStyle w:val="Heading2"/>
        <w:spacing w:before="200" w:lineRule="auto"/>
        <w:rPr/>
      </w:pPr>
      <w:r w:rsidDel="00000000" w:rsidR="00000000" w:rsidRPr="00000000">
        <w:rPr>
          <w:rtl w:val="0"/>
        </w:rPr>
        <w:t xml:space="preserve">Phase 3: Application and UAT</w:t>
      </w:r>
    </w:p>
    <w:p w:rsidR="00000000" w:rsidDel="00000000" w:rsidP="00000000" w:rsidRDefault="00000000" w:rsidRPr="00000000" w14:paraId="0000031E">
      <w:pPr>
        <w:spacing w:before="100"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production-ready web application</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user acceptance testing with sales team</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based on feedback and launch</w:t>
      </w:r>
    </w:p>
    <w:p w:rsidR="00000000" w:rsidDel="00000000" w:rsidP="00000000" w:rsidRDefault="00000000" w:rsidRPr="00000000" w14:paraId="00000322">
      <w:pPr>
        <w:spacing w:before="160" w:lineRule="auto"/>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web application with all views (Dashboard, Query, Unmatched Emails, Account Detail, Email Thread)</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Google OAuth authentication</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all action buttons (lead creation, HubSpot enrollment, AI reply)</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mobile responsiveness</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UAT with 3 sales reps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feedback and iterate on UI/UX</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optimization (query speed, page load times)</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 fixes and edge case handling</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documentation (user manual, admin runbook, API docs)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monitoring and alerting</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deployment and launch</w:t>
      </w:r>
    </w:p>
    <w:p w:rsidR="00000000" w:rsidDel="00000000" w:rsidP="00000000" w:rsidRDefault="00000000" w:rsidRPr="00000000" w14:paraId="0000032E">
      <w:pPr>
        <w:spacing w:before="160" w:lineRule="auto"/>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3 sales reps actively using system daily</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response time &lt;10 seconds</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experience is usable</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critical bugs in production</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complete and accessible</w:t>
      </w:r>
    </w:p>
    <w:p w:rsidR="00000000" w:rsidDel="00000000" w:rsidP="00000000" w:rsidRDefault="00000000" w:rsidRPr="00000000" w14:paraId="00000334">
      <w:pPr>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rPr/>
      </w:pPr>
      <w:r w:rsidDel="00000000" w:rsidR="00000000" w:rsidRPr="00000000">
        <w:rPr>
          <w:rtl w:val="0"/>
        </w:rPr>
        <w:t xml:space="preserve">12. Estimated Monthly Operational Costs</w:t>
      </w:r>
    </w:p>
    <w:p w:rsidR="00000000" w:rsidDel="00000000" w:rsidP="00000000" w:rsidRDefault="00000000" w:rsidRPr="00000000" w14:paraId="00000336">
      <w:pPr>
        <w:rPr/>
      </w:pPr>
      <w:r w:rsidDel="00000000" w:rsidR="00000000" w:rsidRPr="00000000">
        <w:rPr>
          <w:rtl w:val="0"/>
        </w:rPr>
        <w:t xml:space="preserve">These are estimated ongoing costs for running the system. Actual costs may vary based on data volumes and usage patterns.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60"/>
        <w:gridCol w:w="1950"/>
        <w:gridCol w:w="1950"/>
        <w:tblGridChange w:id="0">
          <w:tblGrid>
            <w:gridCol w:w="5460"/>
            <w:gridCol w:w="1950"/>
            <w:gridCol w:w="19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090" w:val="clear"/>
          </w:tcPr>
          <w:p w:rsidR="00000000" w:rsidDel="00000000" w:rsidP="00000000" w:rsidRDefault="00000000" w:rsidRPr="00000000" w14:paraId="00000337">
            <w:pPr>
              <w:rPr/>
            </w:pPr>
            <w:r w:rsidDel="00000000" w:rsidR="00000000" w:rsidRPr="00000000">
              <w:rPr>
                <w:b w:val="1"/>
                <w:bCs w:val="1"/>
                <w:color w:val="ffffff"/>
                <w:sz w:val="22"/>
                <w:szCs w:val="22"/>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Pr>
          <w:p w:rsidR="00000000" w:rsidDel="00000000" w:rsidP="00000000" w:rsidRDefault="00000000" w:rsidRPr="00000000" w14:paraId="00000338">
            <w:pPr>
              <w:jc w:val="right"/>
              <w:rPr/>
            </w:pPr>
            <w:r w:rsidDel="00000000" w:rsidR="00000000" w:rsidRPr="00000000">
              <w:rPr>
                <w:b w:val="1"/>
                <w:bCs w:val="1"/>
                <w:color w:val="ffffff"/>
                <w:sz w:val="22"/>
                <w:szCs w:val="22"/>
                <w:rtl w:val="0"/>
              </w:rPr>
              <w:t xml:space="preserve">Est.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Pr>
          <w:p w:rsidR="00000000" w:rsidDel="00000000" w:rsidP="00000000" w:rsidRDefault="00000000" w:rsidRPr="00000000" w14:paraId="00000339">
            <w:pPr>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3A">
            <w:pPr>
              <w:rPr/>
            </w:pPr>
            <w:r w:rsidDel="00000000" w:rsidR="00000000" w:rsidRPr="00000000">
              <w:rPr>
                <w:rtl w:val="0"/>
              </w:rPr>
              <w:t xml:space="preserve">BigQuery storage &amp; queries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3B">
            <w:pPr>
              <w:jc w:val="right"/>
              <w:rPr/>
            </w:pPr>
            <w:r w:rsidDel="00000000" w:rsidR="00000000" w:rsidRPr="00000000">
              <w:rPr>
                <w:rtl w:val="0"/>
              </w:rPr>
              <w:t xml:space="preserve">$200-300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3C">
            <w:pPr>
              <w:rPr/>
            </w:pPr>
            <w:r w:rsidDel="00000000" w:rsidR="00000000" w:rsidRPr="00000000">
              <w:rPr>
                <w:rtl w:val="0"/>
              </w:rPr>
              <w:t xml:space="preserve">~100GB storage + queries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3D">
            <w:pPr>
              <w:rPr/>
            </w:pPr>
            <w:r w:rsidDel="00000000" w:rsidR="00000000" w:rsidRPr="00000000">
              <w:rPr>
                <w:rtl w:val="0"/>
              </w:rPr>
              <w:t xml:space="preserve">Cloud Functions &amp; Cloud Run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3E">
            <w:pPr>
              <w:jc w:val="right"/>
              <w:rPr/>
            </w:pPr>
            <w:r w:rsidDel="00000000" w:rsidR="00000000" w:rsidRPr="00000000">
              <w:rPr>
                <w:rtl w:val="0"/>
              </w:rPr>
              <w:t xml:space="preserve">$50-100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3F">
            <w:pPr>
              <w:rPr/>
            </w:pPr>
            <w:r w:rsidDel="00000000" w:rsidR="00000000" w:rsidRPr="00000000">
              <w:rPr>
                <w:rtl w:val="0"/>
              </w:rPr>
              <w:t xml:space="preserve">Daily jobs + web app</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0">
            <w:pPr>
              <w:rPr/>
            </w:pPr>
            <w:r w:rsidDel="00000000" w:rsidR="00000000" w:rsidRPr="00000000">
              <w:rPr>
                <w:rtl w:val="0"/>
              </w:rPr>
              <w:t xml:space="preserve">LLM API (Vertex AI)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1">
            <w:pPr>
              <w:jc w:val="right"/>
              <w:rPr/>
            </w:pPr>
            <w:r w:rsidDel="00000000" w:rsidR="00000000" w:rsidRPr="00000000">
              <w:rPr>
                <w:rtl w:val="0"/>
              </w:rPr>
              <w:t xml:space="preserve">$150-250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2">
            <w:pPr>
              <w:rPr/>
            </w:pPr>
            <w:r w:rsidDel="00000000" w:rsidR="00000000" w:rsidRPr="00000000">
              <w:rPr>
                <w:rtl w:val="0"/>
              </w:rPr>
              <w:t xml:space="preserve">Scoring + query + replies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3">
            <w:pPr>
              <w:rPr/>
            </w:pPr>
            <w:r w:rsidDel="00000000" w:rsidR="00000000" w:rsidRPr="00000000">
              <w:rPr>
                <w:rtl w:val="0"/>
              </w:rPr>
              <w:t xml:space="preserve">Embeddings API (Vertex AI)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4">
            <w:pPr>
              <w:jc w:val="right"/>
              <w:rPr/>
            </w:pPr>
            <w:r w:rsidDel="00000000" w:rsidR="00000000" w:rsidRPr="00000000">
              <w:rPr>
                <w:rtl w:val="0"/>
              </w:rPr>
              <w:t xml:space="preserve">$30-50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5">
            <w:pPr>
              <w:rPr/>
            </w:pPr>
            <w:r w:rsidDel="00000000" w:rsidR="00000000" w:rsidRPr="00000000">
              <w:rPr>
                <w:rtl w:val="0"/>
              </w:rPr>
              <w:t xml:space="preserve">Incremental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6">
            <w:pPr>
              <w:rPr/>
            </w:pPr>
            <w:r w:rsidDel="00000000" w:rsidR="00000000" w:rsidRPr="00000000">
              <w:rPr>
                <w:rtl w:val="0"/>
              </w:rPr>
              <w:t xml:space="preserve">Other GCP services (Scheduler, Secret Manager, Monitoring)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7">
            <w:pPr>
              <w:jc w:val="right"/>
              <w:rPr/>
            </w:pPr>
            <w:r w:rsidDel="00000000" w:rsidR="00000000" w:rsidRPr="00000000">
              <w:rPr>
                <w:rtl w:val="0"/>
              </w:rPr>
              <w:t xml:space="preserve">$20-30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48">
            <w:pPr>
              <w:rPr/>
            </w:pPr>
            <w:r w:rsidDel="00000000" w:rsidR="00000000" w:rsidRPr="00000000">
              <w:rPr>
                <w:rtl w:val="0"/>
              </w:rPr>
              <w:t xml:space="preserve">Minimal usage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349">
            <w:pPr>
              <w:rPr/>
            </w:pPr>
            <w:r w:rsidDel="00000000" w:rsidR="00000000" w:rsidRPr="00000000">
              <w:rPr>
                <w:b w:val="1"/>
                <w:bCs w:val="1"/>
                <w:rtl w:val="0"/>
              </w:rPr>
              <w:t xml:space="preserve">TOTAL ESTIMATED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34A">
            <w:pPr>
              <w:jc w:val="right"/>
              <w:rPr/>
            </w:pPr>
            <w:r w:rsidDel="00000000" w:rsidR="00000000" w:rsidRPr="00000000">
              <w:rPr>
                <w:b w:val="1"/>
                <w:bCs w:val="1"/>
                <w:rtl w:val="0"/>
              </w:rPr>
              <w:t xml:space="preserve">$450-730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34B">
            <w:pPr>
              <w:rPr/>
            </w:pPr>
            <w:r w:rsidDel="00000000" w:rsidR="00000000" w:rsidRPr="00000000">
              <w:rPr>
                <w:rtl w:val="0"/>
              </w:rPr>
            </w:r>
          </w:p>
        </w:tc>
      </w:tr>
    </w:tbl>
    <w:p w:rsidR="00000000" w:rsidDel="00000000" w:rsidP="00000000" w:rsidRDefault="00000000" w:rsidRPr="00000000" w14:paraId="0000034C">
      <w:pPr>
        <w:spacing w:before="200" w:lineRule="auto"/>
        <w:rPr/>
      </w:pPr>
      <w:r w:rsidDel="00000000" w:rsidR="00000000" w:rsidRPr="00000000">
        <w:rPr>
          <w:b w:val="1"/>
          <w:bCs w:val="1"/>
          <w:rtl w:val="0"/>
        </w:rPr>
        <w:t xml:space="preserve">Note: </w:t>
      </w:r>
      <w:r w:rsidDel="00000000" w:rsidR="00000000" w:rsidRPr="00000000">
        <w:rPr>
          <w:rtl w:val="0"/>
        </w:rPr>
        <w:t xml:space="preserve">These costs do not include development labor, which will be quoted separately by contractor.</w:t>
      </w:r>
    </w:p>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1"/>
        <w:rPr/>
      </w:pPr>
      <w:r w:rsidDel="00000000" w:rsidR="00000000" w:rsidRPr="00000000">
        <w:rPr>
          <w:rtl w:val="0"/>
        </w:rPr>
        <w:t xml:space="preserve">13. Risks &amp; Mitigation Strategies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c00000" w:val="clear"/>
          </w:tcPr>
          <w:p w:rsidR="00000000" w:rsidDel="00000000" w:rsidP="00000000" w:rsidRDefault="00000000" w:rsidRPr="00000000" w14:paraId="0000034F">
            <w:pPr>
              <w:rPr/>
            </w:pPr>
            <w:r w:rsidDel="00000000" w:rsidR="00000000" w:rsidRPr="00000000">
              <w:rPr>
                <w:b w:val="1"/>
                <w:bCs w:val="1"/>
                <w:color w:val="ffffff"/>
                <w:sz w:val="22"/>
                <w:szCs w:val="22"/>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Pr>
          <w:p w:rsidR="00000000" w:rsidDel="00000000" w:rsidP="00000000" w:rsidRDefault="00000000" w:rsidRPr="00000000" w14:paraId="00000350">
            <w:pPr>
              <w:rPr/>
            </w:pPr>
            <w:r w:rsidDel="00000000" w:rsidR="00000000" w:rsidRPr="00000000">
              <w:rPr>
                <w:b w:val="1"/>
                <w:bCs w:val="1"/>
                <w:color w:val="ffffff"/>
                <w:sz w:val="22"/>
                <w:szCs w:val="22"/>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Pr>
          <w:p w:rsidR="00000000" w:rsidDel="00000000" w:rsidP="00000000" w:rsidRDefault="00000000" w:rsidRPr="00000000" w14:paraId="00000351">
            <w:pPr>
              <w:rPr/>
            </w:pPr>
            <w:r w:rsidDel="00000000" w:rsidR="00000000" w:rsidRPr="00000000">
              <w:rPr>
                <w:b w:val="1"/>
                <w:bCs w:val="1"/>
                <w:color w:val="ffffff"/>
                <w:sz w:val="22"/>
                <w:szCs w:val="22"/>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2">
            <w:pPr>
              <w:rPr/>
            </w:pPr>
            <w:r w:rsidDel="00000000" w:rsidR="00000000" w:rsidRPr="00000000">
              <w:rPr>
                <w:rtl w:val="0"/>
              </w:rPr>
              <w:t xml:space="preserve">Gmail API rate limits exceeded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3">
            <w:pPr>
              <w:rPr/>
            </w:pPr>
            <w:r w:rsidDel="00000000" w:rsidR="00000000" w:rsidRPr="00000000">
              <w:rPr>
                <w:rtl w:val="0"/>
              </w:rPr>
              <w:t xml:space="preserve">Sync fails, stale data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4">
            <w:pPr>
              <w:rPr/>
            </w:pPr>
            <w:r w:rsidDel="00000000" w:rsidR="00000000" w:rsidRPr="00000000">
              <w:rPr>
                <w:rtl w:val="0"/>
              </w:rPr>
              <w:t xml:space="preserve">Implement exponential backoff, batch requests, monitor quota, request quota increase if needed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5">
            <w:pPr>
              <w:rPr/>
            </w:pPr>
            <w:r w:rsidDel="00000000" w:rsidR="00000000" w:rsidRPr="00000000">
              <w:rPr>
                <w:rtl w:val="0"/>
              </w:rPr>
              <w:t xml:space="preserve">Entity resolution accuracy below 85%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6">
            <w:pPr>
              <w:rPr/>
            </w:pPr>
            <w:r w:rsidDel="00000000" w:rsidR="00000000" w:rsidRPr="00000000">
              <w:rPr>
                <w:rtl w:val="0"/>
              </w:rPr>
              <w:t xml:space="preserve">Poor user trust, too many manual corrections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7">
            <w:pPr>
              <w:rPr/>
            </w:pPr>
            <w:r w:rsidDel="00000000" w:rsidR="00000000" w:rsidRPr="00000000">
              <w:rPr>
                <w:rtl w:val="0"/>
              </w:rPr>
              <w:t xml:space="preserve">Create manual override table, weekly reconciliation, iteratively improve matching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8">
            <w:pPr>
              <w:rPr/>
            </w:pPr>
            <w:r w:rsidDel="00000000" w:rsidR="00000000" w:rsidRPr="00000000">
              <w:rPr>
                <w:rtl w:val="0"/>
              </w:rPr>
              <w:t xml:space="preserve">LLM scoring inconsistent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9">
            <w:pPr>
              <w:rPr/>
            </w:pPr>
            <w:r w:rsidDel="00000000" w:rsidR="00000000" w:rsidRPr="00000000">
              <w:rPr>
                <w:rtl w:val="0"/>
              </w:rPr>
              <w:t xml:space="preserve">Sales reps lose confidence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A">
            <w:pPr>
              <w:rPr/>
            </w:pPr>
            <w:r w:rsidDel="00000000" w:rsidR="00000000" w:rsidRPr="00000000">
              <w:rPr>
                <w:rtl w:val="0"/>
              </w:rPr>
              <w:t xml:space="preserve">Refine prompts based on sales feedback, maintain prompt versioning, provide reasoning transparency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B">
            <w:pPr>
              <w:rPr/>
            </w:pPr>
            <w:r w:rsidDel="00000000" w:rsidR="00000000" w:rsidRPr="00000000">
              <w:rPr>
                <w:rtl w:val="0"/>
              </w:rPr>
              <w:t xml:space="preserve">Operational costs exceed budget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C">
            <w:pPr>
              <w:rPr/>
            </w:pPr>
            <w:r w:rsidDel="00000000" w:rsidR="00000000" w:rsidRPr="00000000">
              <w:rPr>
                <w:rtl w:val="0"/>
              </w:rPr>
              <w:t xml:space="preserve">Budget overruns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D">
            <w:pPr>
              <w:rPr/>
            </w:pPr>
            <w:r w:rsidDel="00000000" w:rsidR="00000000" w:rsidRPr="00000000">
              <w:rPr>
                <w:rtl w:val="0"/>
              </w:rPr>
              <w:t xml:space="preserve">Set GCP spending alerts at $500, $750, optimize token usage, use cheaper models where appropriate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E">
            <w:pPr>
              <w:rPr/>
            </w:pPr>
            <w:r w:rsidDel="00000000" w:rsidR="00000000" w:rsidRPr="00000000">
              <w:rPr>
                <w:rtl w:val="0"/>
              </w:rPr>
              <w:t xml:space="preserve">Dialpad transcripts unavailable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F">
            <w:pPr>
              <w:rPr/>
            </w:pPr>
            <w:r w:rsidDel="00000000" w:rsidR="00000000" w:rsidRPr="00000000">
              <w:rPr>
                <w:rtl w:val="0"/>
              </w:rPr>
              <w:t xml:space="preserve">Missing call context for scoring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0">
            <w:pPr>
              <w:rPr/>
            </w:pPr>
            <w:r w:rsidDel="00000000" w:rsidR="00000000" w:rsidRPr="00000000">
              <w:rPr>
                <w:rtl w:val="0"/>
              </w:rPr>
              <w:t xml:space="preserve">System still functions with call metadata only, recommend Dialpad plan upgrade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1">
            <w:pPr>
              <w:rPr/>
            </w:pPr>
            <w:r w:rsidDel="00000000" w:rsidR="00000000" w:rsidRPr="00000000">
              <w:rPr>
                <w:rtl w:val="0"/>
              </w:rPr>
              <w:t xml:space="preserve">Performance issues with large data volumes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2">
            <w:pPr>
              <w:rPr/>
            </w:pPr>
            <w:r w:rsidDel="00000000" w:rsidR="00000000" w:rsidRPr="00000000">
              <w:rPr>
                <w:rtl w:val="0"/>
              </w:rPr>
              <w:t xml:space="preserve">Slow queries, user frustration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3">
            <w:pPr>
              <w:rPr/>
            </w:pPr>
            <w:r w:rsidDel="00000000" w:rsidR="00000000" w:rsidRPr="00000000">
              <w:rPr>
                <w:rtl w:val="0"/>
              </w:rPr>
              <w:t xml:space="preserve">Optimize BigQuery queries, add indexes, implement caching, partition tables by 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4">
            <w:pPr>
              <w:rPr/>
            </w:pPr>
            <w:r w:rsidDel="00000000" w:rsidR="00000000" w:rsidRPr="00000000">
              <w:rPr>
                <w:rtl w:val="0"/>
              </w:rPr>
              <w:t xml:space="preserve">Low user adoption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5">
            <w:pPr>
              <w:rPr/>
            </w:pPr>
            <w:r w:rsidDel="00000000" w:rsidR="00000000" w:rsidRPr="00000000">
              <w:rPr>
                <w:rtl w:val="0"/>
              </w:rPr>
              <w:t xml:space="preserve">System not used, ROI not achieved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6">
            <w:pPr>
              <w:rPr/>
            </w:pPr>
            <w:r w:rsidDel="00000000" w:rsidR="00000000" w:rsidRPr="00000000">
              <w:rPr>
                <w:rtl w:val="0"/>
              </w:rPr>
              <w:t xml:space="preserve">Involve sales team early in UAT, provide training, gather continuous feedback, iterate quickly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7">
            <w:pPr>
              <w:rPr/>
            </w:pPr>
            <w:r w:rsidDel="00000000" w:rsidR="00000000" w:rsidRPr="00000000">
              <w:rPr>
                <w:rtl w:val="0"/>
              </w:rPr>
              <w:t xml:space="preserve">HubSpot API changes break integration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8">
            <w:pPr>
              <w:rPr/>
            </w:pPr>
            <w:r w:rsidDel="00000000" w:rsidR="00000000" w:rsidRPr="00000000">
              <w:rPr>
                <w:rtl w:val="0"/>
              </w:rPr>
              <w:t xml:space="preserve">Sequence enrollment fails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69">
            <w:pPr>
              <w:rPr/>
            </w:pPr>
            <w:r w:rsidDel="00000000" w:rsidR="00000000" w:rsidRPr="00000000">
              <w:rPr>
                <w:rtl w:val="0"/>
              </w:rPr>
              <w:t xml:space="preserve">Monitor HubSpot API changelog, implement error handling, version API calls, gracefully degrade if unavailable</w:t>
            </w:r>
          </w:p>
        </w:tc>
      </w:tr>
    </w:tbl>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rPr/>
      </w:pPr>
      <w:r w:rsidDel="00000000" w:rsidR="00000000" w:rsidRPr="00000000">
        <w:rPr>
          <w:rtl w:val="0"/>
        </w:rPr>
        <w:t xml:space="preserve">14. Assumptions &amp; Dependencies</w:t>
      </w:r>
    </w:p>
    <w:p w:rsidR="00000000" w:rsidDel="00000000" w:rsidP="00000000" w:rsidRDefault="00000000" w:rsidRPr="00000000" w14:paraId="0000036C">
      <w:pPr>
        <w:pStyle w:val="Heading2"/>
        <w:rPr/>
      </w:pPr>
      <w:r w:rsidDel="00000000" w:rsidR="00000000" w:rsidRPr="00000000">
        <w:rPr>
          <w:rtl w:val="0"/>
        </w:rPr>
        <w:t xml:space="preserve">14.1 Assumptions</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Gmail accounts (Anand + 2 reps) authorize read-only API access</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Production org API credentials provided with object access</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Dialpad API plan supports call logs + transcriptions (or upgrade acceptable)</w:t>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account with Sequences API access and OAuth credentials available</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email volume </w:t>
      </w:r>
      <w:r w:rsidDel="00000000" w:rsidR="00000000" w:rsidRPr="00000000">
        <w:rPr>
          <w:rtl w:val="0"/>
        </w:rPr>
        <w:t xml:space="preserv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300,000 messages across 3 mailboxes - on</w:t>
      </w:r>
      <w:r w:rsidDel="00000000" w:rsidR="00000000" w:rsidRPr="00000000">
        <w:rPr>
          <w:rtl w:val="0"/>
        </w:rPr>
        <w:t xml:space="preserve">e time backup then nightly incremental</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contains reasonably clean data (proper account/contact relationships)</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team will participate in UAT and provide timely feedback</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has Google Cloud Platform account with billing enabled</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Anand provides field mapping validation and contact lists</w:t>
      </w:r>
    </w:p>
    <w:p w:rsidR="00000000" w:rsidDel="00000000" w:rsidP="00000000" w:rsidRDefault="00000000" w:rsidRPr="00000000" w14:paraId="00000376">
      <w:pPr>
        <w:pStyle w:val="Heading2"/>
        <w:spacing w:before="200" w:lineRule="auto"/>
        <w:rPr/>
      </w:pPr>
      <w:r w:rsidDel="00000000" w:rsidR="00000000" w:rsidRPr="00000000">
        <w:rPr>
          <w:rtl w:val="0"/>
        </w:rPr>
        <w:t xml:space="preserve">14.2 Client Responsibilities</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timely access to all systems (Gmail, Salesforce, Dialpad, HubSpot)</w:t>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OAuth credentials and API keys for all platforms</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and approve deliverables at each phase milestone</w:t>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dedicated point of contact for questions and decisions</w:t>
      </w:r>
    </w:p>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 in UAT and provide feedback within agreed timelines</w:t>
      </w:r>
    </w:p>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vendor approvals (e.g., Salesforce Connected App approval)</w:t>
      </w:r>
    </w:p>
    <w:p w:rsidR="00000000" w:rsidDel="00000000" w:rsidP="00000000" w:rsidRDefault="00000000" w:rsidRPr="00000000" w14:paraId="00000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GCP operational costs directly (not included in development fee)</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active subscriptions to all integrated services</w:t>
      </w:r>
    </w:p>
    <w:p w:rsidR="00000000" w:rsidDel="00000000" w:rsidP="00000000" w:rsidRDefault="00000000" w:rsidRPr="00000000" w14:paraId="0000037F">
      <w:pPr>
        <w:pStyle w:val="Heading2"/>
        <w:spacing w:before="200" w:lineRule="auto"/>
        <w:rPr/>
      </w:pPr>
      <w:r w:rsidDel="00000000" w:rsidR="00000000" w:rsidRPr="00000000">
        <w:rPr>
          <w:rtl w:val="0"/>
        </w:rPr>
        <w:t xml:space="preserve">14.3 Out of Scope</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data cleanup: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Deduplication or data quality fixes in Salesforce (handled separately)</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webhooks: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daily scheduled jobs (future enhancement)</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 LLM training: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API models only, no fine-tuning</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HubSpot automation: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sequence enrollment (Phase 2)</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Multi-user permissions: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for &gt;3 users (future enhancement)</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Advanced BI dashboards: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analytics and visualizations (Phase 2)</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Multi-language support: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only for v1</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CRM customization: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Salesforce UI modifications or custom objects</w:t>
      </w:r>
    </w:p>
    <w:p w:rsidR="00000000" w:rsidDel="00000000" w:rsidP="00000000" w:rsidRDefault="00000000" w:rsidRPr="00000000" w14:paraId="00000388">
      <w:pPr>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rPr/>
      </w:pPr>
      <w:r w:rsidDel="00000000" w:rsidR="00000000" w:rsidRPr="00000000">
        <w:rPr>
          <w:rtl w:val="0"/>
        </w:rPr>
        <w:t xml:space="preserve">15. Deliverables</w:t>
      </w:r>
    </w:p>
    <w:p w:rsidR="00000000" w:rsidDel="00000000" w:rsidP="00000000" w:rsidRDefault="00000000" w:rsidRPr="00000000" w14:paraId="0000038A">
      <w:pPr>
        <w:pStyle w:val="Heading2"/>
        <w:rPr/>
      </w:pPr>
      <w:r w:rsidDel="00000000" w:rsidR="00000000" w:rsidRPr="00000000">
        <w:rPr>
          <w:rtl w:val="0"/>
        </w:rPr>
        <w:t xml:space="preserve">15.1 Code &amp; Infrastructure</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source code repository (GitHub or similar) with version control</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Functions for Gmail, Salesforce, Dialpad, and HubSpot syncs</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resolution and weekly reconciliation jobs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generation and vector search implementation</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Nightly account scoring job (Cloud Run)</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language query system with SQL generation</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creation API endpoint</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HubSpot sequence enrollment integration</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email reply generation system</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application deployed on Cloud Run</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BigQuery dataset with all tables populated</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Infrastructure-as-Code configuration (Terraform or equivalent)</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scripts and automation</w:t>
      </w:r>
    </w:p>
    <w:p w:rsidR="00000000" w:rsidDel="00000000" w:rsidP="00000000" w:rsidRDefault="00000000" w:rsidRPr="00000000" w14:paraId="00000398">
      <w:pPr>
        <w:pStyle w:val="Heading2"/>
        <w:spacing w:before="200" w:lineRule="auto"/>
        <w:rPr/>
      </w:pPr>
      <w:r w:rsidDel="00000000" w:rsidR="00000000" w:rsidRPr="00000000">
        <w:rPr>
          <w:rtl w:val="0"/>
        </w:rPr>
        <w:t xml:space="preserve">15.2 Documentation</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Architecture Diagram: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representation of data flows and components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Schema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ERD and detailed table definitions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Integration Guide: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configure and connect to all source systems</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Manual: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guide for sales reps with screenshots</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 Runbook: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Troubleshooting guide, monitoring, common issues, maintenance procedures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Deployment Guide: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deploying to production</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Comments: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Well-commented code for maintainability</w:t>
      </w:r>
    </w:p>
    <w:p w:rsidR="00000000" w:rsidDel="00000000" w:rsidP="00000000" w:rsidRDefault="00000000" w:rsidRPr="00000000" w14:paraId="000003A0">
      <w:pPr>
        <w:pStyle w:val="Heading2"/>
        <w:spacing w:before="200" w:lineRule="auto"/>
        <w:rPr/>
      </w:pPr>
      <w:r w:rsidDel="00000000" w:rsidR="00000000" w:rsidRPr="00000000">
        <w:rPr>
          <w:rtl w:val="0"/>
        </w:rPr>
        <w:t xml:space="preserve">15.3 Testing Artifacts</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Unit test suite with ≥80% code coverage</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test suite covering all major workflows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UAT test plan and results documentation</w:t>
      </w:r>
    </w:p>
    <w:p w:rsidR="00000000" w:rsidDel="00000000" w:rsidP="00000000" w:rsidRDefault="00000000" w:rsidRPr="00000000" w14:paraId="000003A4">
      <w:pPr>
        <w:pStyle w:val="Heading2"/>
        <w:spacing w:before="200" w:lineRule="auto"/>
        <w:rPr/>
      </w:pPr>
      <w:r w:rsidDel="00000000" w:rsidR="00000000" w:rsidRPr="00000000">
        <w:rPr>
          <w:rtl w:val="0"/>
        </w:rPr>
        <w:t xml:space="preserve">15.4 Training &amp; Support</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training session for sales team (2 hours)</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video recordings</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days of post-launch support for bug fixes and questions</w:t>
      </w:r>
    </w:p>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rPr/>
      </w:pPr>
      <w:r w:rsidDel="00000000" w:rsidR="00000000" w:rsidRPr="00000000">
        <w:rPr>
          <w:rtl w:val="0"/>
        </w:rPr>
        <w:t xml:space="preserve">Appendix A: Sample SQL Queries</w:t>
      </w:r>
    </w:p>
    <w:p w:rsidR="00000000" w:rsidDel="00000000" w:rsidP="00000000" w:rsidRDefault="00000000" w:rsidRPr="00000000" w14:paraId="000003AA">
      <w:pPr>
        <w:spacing w:before="200" w:lineRule="auto"/>
        <w:rPr/>
      </w:pPr>
      <w:r w:rsidDel="00000000" w:rsidR="00000000" w:rsidRPr="00000000">
        <w:rPr>
          <w:b w:val="1"/>
          <w:bCs w:val="1"/>
          <w:rtl w:val="0"/>
        </w:rPr>
        <w:t xml:space="preserve">Query 1: Accounts with recent email but no calls</w:t>
      </w:r>
      <w:r w:rsidDel="00000000" w:rsidR="00000000" w:rsidRPr="00000000">
        <w:rPr>
          <w:rtl w:val="0"/>
        </w:rPr>
      </w:r>
    </w:p>
    <w:p w:rsidR="00000000" w:rsidDel="00000000" w:rsidP="00000000" w:rsidRDefault="00000000" w:rsidRPr="00000000" w14:paraId="000003AB">
      <w:pPr>
        <w:spacing w:after="100" w:before="100" w:lineRule="auto"/>
        <w:rPr/>
      </w:pPr>
      <w:r w:rsidDel="00000000" w:rsidR="00000000" w:rsidRPr="00000000">
        <w:rPr>
          <w:rFonts w:ascii="Courier New" w:cs="Courier New" w:eastAsia="Courier New" w:hAnsi="Courier New"/>
          <w:sz w:val="18"/>
          <w:szCs w:val="18"/>
          <w:rtl w:val="0"/>
        </w:rPr>
        <w:t xml:space="preserve">SELECT DISTINCT   a.account_name,  a.account_id,  MAX(e.sent_at) as last_email_dateFROM sf_accounts aJOIN gmail_participants p ON a.account_id = p.sf_account_idJOIN gmail_messages e ON p.message_id = e.message_idLEFT JOIN dialpad_calls c ON a.account_id = c.matched_account_id  AND c.call_time &gt;= DATE_SUB(CURRENT_DATE(), INTERVAL 14 DAY)WHERE e.sent_at &gt;= DATE_SUB(CURRENT_DATE(), INTERVAL 14 DAY)  AND c.call_id IS NULLGROUP BY a.account_name, a.account_idORDER BY last_email_date DESC;</w:t>
      </w:r>
      <w:r w:rsidDel="00000000" w:rsidR="00000000" w:rsidRPr="00000000">
        <w:rPr>
          <w:rtl w:val="0"/>
        </w:rPr>
      </w:r>
    </w:p>
    <w:p w:rsidR="00000000" w:rsidDel="00000000" w:rsidP="00000000" w:rsidRDefault="00000000" w:rsidRPr="00000000" w14:paraId="000003AC">
      <w:pPr>
        <w:spacing w:before="200" w:lineRule="auto"/>
        <w:rPr/>
      </w:pPr>
      <w:r w:rsidDel="00000000" w:rsidR="00000000" w:rsidRPr="00000000">
        <w:rPr>
          <w:b w:val="1"/>
          <w:bCs w:val="1"/>
          <w:rtl w:val="0"/>
        </w:rPr>
        <w:t xml:space="preserve">Query 2: Top priority accounts for today</w:t>
      </w:r>
      <w:r w:rsidDel="00000000" w:rsidR="00000000" w:rsidRPr="00000000">
        <w:rPr>
          <w:rtl w:val="0"/>
        </w:rPr>
      </w:r>
    </w:p>
    <w:p w:rsidR="00000000" w:rsidDel="00000000" w:rsidP="00000000" w:rsidRDefault="00000000" w:rsidRPr="00000000" w14:paraId="000003AD">
      <w:pPr>
        <w:spacing w:after="100" w:before="100" w:lineRule="auto"/>
        <w:rPr/>
      </w:pPr>
      <w:r w:rsidDel="00000000" w:rsidR="00000000" w:rsidRPr="00000000">
        <w:rPr>
          <w:rFonts w:ascii="Courier New" w:cs="Courier New" w:eastAsia="Courier New" w:hAnsi="Courier New"/>
          <w:sz w:val="18"/>
          <w:szCs w:val="18"/>
          <w:rtl w:val="0"/>
        </w:rPr>
        <w:t xml:space="preserve">SELECT   a.account_name,  r.priority_score,  r.budget_likelihood,  r.recommended_action,  r.last_interaction_dateFROM account_recommendations rJOIN sf_accounts a ON r.account_id = a.account_idWHERE r.score_date = CURRENT_DATE()  AND a.owner_id = @user_idORDER BY r.priority_score DESCLIMIT 20;</w:t>
      </w:r>
      <w:r w:rsidDel="00000000" w:rsidR="00000000" w:rsidRPr="00000000">
        <w:rPr>
          <w:rtl w:val="0"/>
        </w:rPr>
      </w:r>
    </w:p>
    <w:p w:rsidR="00000000" w:rsidDel="00000000" w:rsidP="00000000" w:rsidRDefault="00000000" w:rsidRPr="00000000" w14:paraId="000003AE">
      <w:pPr>
        <w:spacing w:before="200" w:lineRule="auto"/>
        <w:rPr/>
      </w:pPr>
      <w:r w:rsidDel="00000000" w:rsidR="00000000" w:rsidRPr="00000000">
        <w:rPr>
          <w:b w:val="1"/>
          <w:bCs w:val="1"/>
          <w:rtl w:val="0"/>
        </w:rPr>
        <w:t xml:space="preserve">Query 3: Semantic search for budget discussions</w:t>
      </w:r>
      <w:r w:rsidDel="00000000" w:rsidR="00000000" w:rsidRPr="00000000">
        <w:rPr>
          <w:rtl w:val="0"/>
        </w:rPr>
      </w:r>
    </w:p>
    <w:p w:rsidR="00000000" w:rsidDel="00000000" w:rsidP="00000000" w:rsidRDefault="00000000" w:rsidRPr="00000000" w14:paraId="000003AF">
      <w:pPr>
        <w:spacing w:after="100" w:before="100" w:lineRule="auto"/>
        <w:rPr/>
      </w:pPr>
      <w:r w:rsidDel="00000000" w:rsidR="00000000" w:rsidRPr="00000000">
        <w:rPr>
          <w:rFonts w:ascii="Courier New" w:cs="Courier New" w:eastAsia="Courier New" w:hAnsi="Courier New"/>
          <w:sz w:val="18"/>
          <w:szCs w:val="18"/>
          <w:rtl w:val="0"/>
        </w:rPr>
        <w:t xml:space="preserve">-- First generate embedding for query: '2026 budget planning'-- Then search emails:SELECT   e.matched_account_id,  a.account_name,  e.subject,  e.body_snippet,  e.sent_at,  COSINE_DISTANCE(e.embedding, @query_embedding) as similarityFROM gmail_messages eJOIN sf_accounts a ON e.matched_account_id = a.account_idWHERE e.sent_at &gt;= DATE_SUB(CURRENT_DATE(), INTERVAL 60 DAY)  AND e.embedding IS NOT NULLORDER BY similarity ASCLIMIT 50;</w:t>
      </w:r>
      <w:r w:rsidDel="00000000" w:rsidR="00000000" w:rsidRPr="00000000">
        <w:rPr>
          <w:rtl w:val="0"/>
        </w:rPr>
      </w:r>
    </w:p>
    <w:p w:rsidR="00000000" w:rsidDel="00000000" w:rsidP="00000000" w:rsidRDefault="00000000" w:rsidRPr="00000000" w14:paraId="000003B0">
      <w:pPr>
        <w:pStyle w:val="Heading1"/>
        <w:spacing w:before="400" w:lineRule="auto"/>
        <w:rPr/>
      </w:pPr>
      <w:r w:rsidDel="00000000" w:rsidR="00000000" w:rsidRPr="00000000">
        <w:rPr>
          <w:rtl w:val="0"/>
        </w:rPr>
        <w:t xml:space="preserve">Appendix B: Contact Information</w:t>
      </w:r>
    </w:p>
    <w:p w:rsidR="00000000" w:rsidDel="00000000" w:rsidP="00000000" w:rsidRDefault="00000000" w:rsidRPr="00000000" w14:paraId="000003B1">
      <w:pPr>
        <w:spacing w:before="200" w:lineRule="auto"/>
        <w:rPr/>
      </w:pPr>
      <w:r w:rsidDel="00000000" w:rsidR="00000000" w:rsidRPr="00000000">
        <w:rPr>
          <w:b w:val="1"/>
          <w:bCs w:val="1"/>
          <w:rtl w:val="0"/>
        </w:rPr>
        <w:t xml:space="preserve">Client Contact:</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Name: Anand Gohel</w:t>
      </w:r>
    </w:p>
    <w:p w:rsidR="00000000" w:rsidDel="00000000" w:rsidP="00000000" w:rsidRDefault="00000000" w:rsidRPr="00000000" w14:paraId="000003B3">
      <w:pPr>
        <w:rPr/>
      </w:pPr>
      <w:r w:rsidDel="00000000" w:rsidR="00000000" w:rsidRPr="00000000">
        <w:rPr>
          <w:rtl w:val="0"/>
        </w:rPr>
        <w:t xml:space="preserve">Company: MaharaniWeddings.com</w:t>
      </w:r>
    </w:p>
    <w:p w:rsidR="00000000" w:rsidDel="00000000" w:rsidP="00000000" w:rsidRDefault="00000000" w:rsidRPr="00000000" w14:paraId="000003B4">
      <w:pPr>
        <w:rPr/>
      </w:pPr>
      <w:r w:rsidDel="00000000" w:rsidR="00000000" w:rsidRPr="00000000">
        <w:rPr>
          <w:rtl w:val="0"/>
        </w:rPr>
        <w:t xml:space="preserve">Email: anand@maharaniweddings.com</w:t>
      </w:r>
    </w:p>
    <w:p w:rsidR="00000000" w:rsidDel="00000000" w:rsidP="00000000" w:rsidRDefault="00000000" w:rsidRPr="00000000" w14:paraId="000003B5">
      <w:pPr>
        <w:spacing w:before="200" w:lineRule="auto"/>
        <w:rPr/>
      </w:pPr>
      <w:r w:rsidDel="00000000" w:rsidR="00000000" w:rsidRPr="00000000">
        <w:rPr>
          <w:b w:val="1"/>
          <w:bCs w:val="1"/>
          <w:rtl w:val="0"/>
        </w:rPr>
        <w:t xml:space="preserve">Contractor Contact:</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Name: [To be completed by contractor]</w:t>
      </w:r>
    </w:p>
    <w:p w:rsidR="00000000" w:rsidDel="00000000" w:rsidP="00000000" w:rsidRDefault="00000000" w:rsidRPr="00000000" w14:paraId="000003B7">
      <w:pPr>
        <w:rPr/>
      </w:pPr>
      <w:r w:rsidDel="00000000" w:rsidR="00000000" w:rsidRPr="00000000">
        <w:rPr>
          <w:rtl w:val="0"/>
        </w:rPr>
        <w:t xml:space="preserve">Email: [To be completed by contractor]</w:t>
      </w:r>
    </w:p>
    <w:p w:rsidR="00000000" w:rsidDel="00000000" w:rsidP="00000000" w:rsidRDefault="00000000" w:rsidRPr="00000000" w14:paraId="000003B8">
      <w:pPr>
        <w:rPr/>
      </w:pPr>
      <w:r w:rsidDel="00000000" w:rsidR="00000000" w:rsidRPr="00000000">
        <w:rPr>
          <w:rtl w:val="0"/>
        </w:rPr>
        <w:t xml:space="preserve">Estimated Timeline: [To be provided by contractor after review]</w:t>
      </w:r>
    </w:p>
    <w:p w:rsidR="00000000" w:rsidDel="00000000" w:rsidP="00000000" w:rsidRDefault="00000000" w:rsidRPr="00000000" w14:paraId="000003B9">
      <w:pPr>
        <w:rPr/>
      </w:pPr>
      <w:r w:rsidDel="00000000" w:rsidR="00000000" w:rsidRPr="00000000">
        <w:rPr>
          <w:rtl w:val="0"/>
        </w:rPr>
        <w:t xml:space="preserve">Estimated Development Cost: [To be quoted by contractor]</w:t>
      </w:r>
    </w:p>
    <w:p w:rsidR="00000000" w:rsidDel="00000000" w:rsidP="00000000" w:rsidRDefault="00000000" w:rsidRPr="00000000" w14:paraId="000003BA">
      <w:pPr>
        <w:spacing w:before="600" w:lineRule="auto"/>
        <w:jc w:val="center"/>
        <w:rPr/>
      </w:pPr>
      <w:r w:rsidDel="00000000" w:rsidR="00000000" w:rsidRPr="00000000">
        <w:rPr>
          <w:b w:val="1"/>
          <w:bCs w:val="1"/>
          <w:i w:val="1"/>
          <w:iCs w:val="1"/>
          <w:rtl w:val="0"/>
        </w:rPr>
        <w:t xml:space="preserve">--- End of Document ---</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tajan Baratov" w:id="0" w:date="2025-11-10T15:28:33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Anand,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gone through your latest scope document in detail.</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excellent and very well thought out. The architecture and data flow design are solid.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share a few technical suggestions to make the foundation even more reliable, scalable, and maintainable long-term.</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small suggestions from my side, nothing major. I only added them cuz I think they might make the system a bit more reliable and scalable in long-run. Please feel free to ignore anything that doesn't fit your plan)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Atajan Baratov" w:id="12" w:date="2025-11-10T15:24:40Z">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rotating all OAuth tokens automatically using a background Cloud Function every 2 or 3 months, and I will reduces manual maintenance and improves security posture.</w:t>
      </w:r>
    </w:p>
  </w:comment>
  <w:comment w:author="Atajan Baratov" w:id="1" w:date="2025-11-12T20:35:51Z">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share me slack or community of your team?</w:t>
      </w:r>
    </w:p>
  </w:comment>
  <w:comment w:author="Atajan Baratov" w:id="8" w:date="2025-11-10T15:18:11Z">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 abstracting the LLM provider (OpenAI / Vertex AI / Claude) behind a single interface or helper class. This way, we can easily switch providers later without major code changes.</w:t>
      </w:r>
    </w:p>
  </w:comment>
  <w:comment w:author="Atajan Baratov" w:id="5" w:date="2025-11-10T15:13:12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just labeling matches as “exact” or “fuzzy,” we could assign a numerical confidence score (0–1).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allow tracking overall matching accuracy more precisely.</w:t>
      </w:r>
    </w:p>
  </w:comment>
  <w:comment w:author="Atajan Baratov" w:id="10" w:date="2025-11-10T15:21:53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separating backend APIs (FastAPI or Flask) from the UI layer (Next.js/Streamlit).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future flexibility if the UI tech stack evolves.</w:t>
      </w:r>
    </w:p>
  </w:comment>
  <w:comment w:author="Atajan Baratov" w:id="9" w:date="2025-11-10T15:19:09Z">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Phase 1, we can add empty embedding columns in BigQuery now. This will save schema migration effort once we activate LLM-based features in Phase 2.    ??</w:t>
      </w:r>
    </w:p>
  </w:comment>
  <w:comment w:author="Atajan Baratov" w:id="11" w:date="2025-11-10T15:20:21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include a simple internal admin dashboard to monitor ETL runs, data freshness, and API sync status. It would help non-technical users quickly veriify system health without going into GCP.</w:t>
      </w:r>
    </w:p>
  </w:comment>
  <w:comment w:author="Atajan Baratov" w:id="2" w:date="2025-11-10T15:02:12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using Terraform or Google Deployment Manager to define infrastructure as code. This will make environment setup repeatable and easier to migrate between dev and prod later.</w:t>
      </w:r>
    </w:p>
  </w:comment>
  <w:comment w:author="Atajan Baratov" w:id="3" w:date="2025-11-10T15:03:04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separating BigQuery into two datasets  (sales_intel_dev and sales_intel_prod) to isolate testing from production and reduce accidental overwrites.</w:t>
      </w:r>
    </w:p>
  </w:comment>
  <w:comment w:author="Atajan Baratov" w:id="4" w:date="2025-11-10T15:03:54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useful to add centralized logging (Cloud Logging + Monitoring) for Cloud Functions to detect API quota issues or failed syncs automatically.</w:t>
      </w:r>
    </w:p>
  </w:comment>
  <w:comment w:author="Atajan Baratov" w:id="6" w:date="2025-11-10T15:14:17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beneficial to introduce a manual_mappings table where confirmed corrections can be stored. This improves long-term accuracy as sales reps manually fix rare mismatches.</w:t>
      </w:r>
    </w:p>
  </w:comment>
  <w:comment w:author="Atajan Baratov" w:id="7" w:date="2025-11-10T15:16:21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Automating weekly reconciliation of unmatched contacts could ensure any newly added Salesforce records get linked without manual intervention.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5b9bd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 w:type="table" w:styleId="Table6">
    <w:basedOn w:val="TableNormal"/>
    <w:tblPr>
      <w:tblStyleRowBandSize w:val="1"/>
      <w:tblStyleColBandSize w:val="1"/>
      <w:tblCellMar>
        <w:top w:w="100.0" w:type="dxa"/>
        <w:left w:w="180.0" w:type="dxa"/>
        <w:bottom w:w="100.0" w:type="dxa"/>
        <w:right w:w="180.0" w:type="dxa"/>
      </w:tblCellMar>
    </w:tblPr>
  </w:style>
  <w:style w:type="table" w:styleId="Table7">
    <w:basedOn w:val="TableNormal"/>
    <w:tblPr>
      <w:tblStyleRowBandSize w:val="1"/>
      <w:tblStyleColBandSize w:val="1"/>
      <w:tblCellMar>
        <w:top w:w="100.0" w:type="dxa"/>
        <w:left w:w="180.0" w:type="dxa"/>
        <w:bottom w:w="100.0" w:type="dxa"/>
        <w:right w:w="180.0" w:type="dxa"/>
      </w:tblCellMar>
    </w:tblPr>
  </w:style>
  <w:style w:type="table" w:styleId="Table8">
    <w:basedOn w:val="TableNormal"/>
    <w:tblPr>
      <w:tblStyleRowBandSize w:val="1"/>
      <w:tblStyleColBandSize w:val="1"/>
      <w:tblCellMar>
        <w:top w:w="100.0" w:type="dxa"/>
        <w:left w:w="180.0" w:type="dxa"/>
        <w:bottom w:w="100.0" w:type="dxa"/>
        <w:right w:w="180.0" w:type="dxa"/>
      </w:tblCellMar>
    </w:tblPr>
  </w:style>
  <w:style w:type="table" w:styleId="Table9">
    <w:basedOn w:val="TableNormal"/>
    <w:tblPr>
      <w:tblStyleRowBandSize w:val="1"/>
      <w:tblStyleColBandSize w:val="1"/>
      <w:tblCellMar>
        <w:top w:w="100.0" w:type="dxa"/>
        <w:left w:w="180.0" w:type="dxa"/>
        <w:bottom w:w="100.0" w:type="dxa"/>
        <w:right w:w="180.0" w:type="dxa"/>
      </w:tblCellMar>
    </w:tblPr>
  </w:style>
  <w:style w:type="table" w:styleId="Table10">
    <w:basedOn w:val="TableNormal"/>
    <w:tblPr>
      <w:tblStyleRowBandSize w:val="1"/>
      <w:tblStyleColBandSize w:val="1"/>
      <w:tblCellMar>
        <w:top w:w="100.0" w:type="dxa"/>
        <w:left w:w="180.0" w:type="dxa"/>
        <w:bottom w:w="100.0" w:type="dxa"/>
        <w:right w:w="180.0" w:type="dxa"/>
      </w:tblCellMar>
    </w:tblPr>
  </w:style>
  <w:style w:type="table" w:styleId="Table11">
    <w:basedOn w:val="TableNormal"/>
    <w:tblPr>
      <w:tblStyleRowBandSize w:val="1"/>
      <w:tblStyleColBandSize w:val="1"/>
      <w:tblCellMar>
        <w:top w:w="100.0" w:type="dxa"/>
        <w:left w:w="180.0" w:type="dxa"/>
        <w:bottom w:w="100.0" w:type="dxa"/>
        <w:right w:w="180.0" w:type="dxa"/>
      </w:tblCellMar>
    </w:tblPr>
  </w:style>
  <w:style w:type="table" w:styleId="Table12">
    <w:basedOn w:val="TableNormal"/>
    <w:tblPr>
      <w:tblStyleRowBandSize w:val="1"/>
      <w:tblStyleColBandSize w:val="1"/>
      <w:tblCellMar>
        <w:top w:w="100.0" w:type="dxa"/>
        <w:left w:w="180.0" w:type="dxa"/>
        <w:bottom w:w="100.0" w:type="dxa"/>
        <w:right w:w="180.0" w:type="dxa"/>
      </w:tblCellMar>
    </w:tblPr>
  </w:style>
  <w:style w:type="table" w:styleId="Table13">
    <w:basedOn w:val="TableNormal"/>
    <w:tblPr>
      <w:tblStyleRowBandSize w:val="1"/>
      <w:tblStyleColBandSize w:val="1"/>
      <w:tblCellMar>
        <w:top w:w="100.0" w:type="dxa"/>
        <w:left w:w="180.0" w:type="dxa"/>
        <w:bottom w:w="100.0" w:type="dxa"/>
        <w:right w:w="180.0" w:type="dxa"/>
      </w:tblCellMar>
    </w:tblPr>
  </w:style>
  <w:style w:type="table" w:styleId="Table14">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